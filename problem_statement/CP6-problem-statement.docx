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0459EE">
        <w:t>6</w:t>
      </w:r>
      <w:r>
        <w:t xml:space="preserve">, </w:t>
      </w:r>
      <w:r w:rsidR="000459EE">
        <w:t>11 June</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w:t>
      </w:r>
      <w:proofErr w:type="spellStart"/>
      <w:r w:rsidR="004C6413">
        <w:t>uploader</w:t>
      </w:r>
      <w:proofErr w:type="spellEnd"/>
      <w:r w:rsidR="004C6413">
        <w:t xml:space="preserve">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w:t>
      </w:r>
      <w:proofErr w:type="spellStart"/>
      <w:r w:rsidR="000459EE">
        <w:t>Flickr</w:t>
      </w:r>
      <w:proofErr w:type="spellEnd"/>
      <w:r w:rsidR="000459EE">
        <w:t>.</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set of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Pr>
          <w:szCs w:val="22"/>
        </w:rPr>
        <w:t xml:space="preserve"> is a set of strings 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m:oMath>
        <m:r>
          <w:rPr>
            <w:rFonts w:ascii="Cambria Math" w:hAnsi="Cambria Math"/>
          </w:rPr>
          <m:t>L</m:t>
        </m:r>
      </m:oMath>
      <w:r>
        <w:t xml:space="preserve"> is fixed and independent of any particular set of images (although we assume </w:t>
      </w:r>
      <m:oMath>
        <m:r>
          <w:rPr>
            <w:rFonts w:ascii="Cambria Math" w:hAnsi="Cambria Math"/>
          </w:rPr>
          <m:t>L</m:t>
        </m:r>
      </m:oMath>
      <w:r>
        <w:t xml:space="preserve"> is relevant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Each image is associated with metada</w:t>
      </w:r>
      <m:oMath>
        <m:r>
          <w:rPr>
            <w:rFonts w:ascii="Cambria Math" w:hAnsi="Cambria Math"/>
          </w:rPr>
          <m:t>ta</m:t>
        </m:r>
      </m:oMath>
      <w:r>
        <w:t xml:space="preserve"> </w:t>
      </w:r>
      <m:oMath>
        <m:r>
          <w:rPr>
            <w:rFonts w:ascii="Cambria Math" w:hAnsi="Cambria Math"/>
          </w:rPr>
          <m:t>M</m:t>
        </m:r>
      </m:oMath>
      <w:r w:rsidR="007600A1">
        <w:t>, which may be divided into two type</w:t>
      </w:r>
      <w:r w:rsidR="007600A1" w:rsidRPr="000459EE">
        <w:rPr>
          <w:b/>
        </w:rPr>
        <w:t>s: intrin</w:t>
      </w:r>
      <w:r w:rsidR="007600A1">
        <w:rPr>
          <w:b/>
        </w:rPr>
        <w:t>sic</w:t>
      </w:r>
      <w:r w:rsidR="007600A1">
        <w:t>, based on the EXIF data collected from the camera, a</w:t>
      </w:r>
      <w:r w:rsidR="007600A1" w:rsidRPr="000459EE">
        <w:rPr>
          <w:b/>
        </w:rPr>
        <w:t>nd relatio</w:t>
      </w:r>
      <w:r w:rsidR="007600A1">
        <w:rPr>
          <w:b/>
        </w:rPr>
        <w:t>nal</w:t>
      </w:r>
      <w:r w:rsidR="007600A1">
        <w:t xml:space="preserve">, describing </w:t>
      </w:r>
      <w:r w:rsidR="007600A1">
        <w:lastRenderedPageBreak/>
        <w:t xml:space="preserve">the context of the image on </w:t>
      </w:r>
      <w:proofErr w:type="spellStart"/>
      <w:r w:rsidR="007600A1">
        <w:t>Flickr</w:t>
      </w:r>
      <w:proofErr w:type="spellEnd"/>
      <w:r w:rsidR="007600A1">
        <w:t xml:space="preserve">. </w:t>
      </w:r>
      <w:ins w:id="6" w:author="Roddy Collins" w:date="2015-06-11T16:35:00Z">
        <w:r w:rsidR="002B4E9A">
          <w:t xml:space="preserve">The following list is provided as guidance; precise file formats may be found in the </w:t>
        </w:r>
      </w:ins>
      <w:ins w:id="7" w:author="Roddy Collins" w:date="2015-06-11T16:36:00Z">
        <w:r w:rsidR="002B4E9A">
          <w:t xml:space="preserve">"Solution I/O Specification" section. </w:t>
        </w:r>
      </w:ins>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Focal length</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B14E43" w:rsidP="00B14E43">
      <w:pPr>
        <w:pStyle w:val="Normal1"/>
        <w:numPr>
          <w:ilvl w:val="1"/>
          <w:numId w:val="10"/>
        </w:numPr>
        <w:ind w:left="1440"/>
      </w:pPr>
      <w:del w:id="8" w:author="Roddy Collins" w:date="2015-06-11T16:37:00Z">
        <w:r w:rsidDel="002B4E9A">
          <w:delText>User information</w:delText>
        </w:r>
      </w:del>
      <w:ins w:id="9" w:author="Roddy Collins" w:date="2015-06-11T16:37:00Z">
        <w:r w:rsidR="002B4E9A">
          <w:t xml:space="preserve">The </w:t>
        </w:r>
        <w:proofErr w:type="spellStart"/>
        <w:r w:rsidR="002B4E9A">
          <w:t>Flickr</w:t>
        </w:r>
        <w:proofErr w:type="spellEnd"/>
        <w:r w:rsidR="002B4E9A">
          <w:t xml:space="preserve"> user ID of the photo's owner</w:t>
        </w:r>
      </w:ins>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w:t>
      </w:r>
      <w:proofErr w:type="spellStart"/>
      <w:r>
        <w:t>Flickr</w:t>
      </w:r>
      <w:proofErr w:type="spellEnd"/>
      <w:r>
        <w:t xml:space="preserve"> </w:t>
      </w:r>
      <w:r>
        <w:rPr>
          <w:b/>
        </w:rPr>
        <w:t>groups</w:t>
      </w:r>
      <w:r>
        <w:t xml:space="preserve"> to which the photo belongs</w:t>
      </w:r>
      <w:ins w:id="10" w:author="Roddy Collins" w:date="2015-06-11T16:39:00Z">
        <w:r w:rsidR="002B4E9A">
          <w:t xml:space="preserve">. </w:t>
        </w:r>
      </w:ins>
      <w:ins w:id="11" w:author="Roddy Collins" w:date="2015-06-11T16:40:00Z">
        <w:r w:rsidR="002B4E9A">
          <w:t xml:space="preserve">A </w:t>
        </w:r>
        <w:r w:rsidR="00833968">
          <w:t>group ma</w:t>
        </w:r>
      </w:ins>
      <w:ins w:id="12" w:author="Roddy Collins" w:date="2015-06-11T16:41:00Z">
        <w:r w:rsidR="00833968">
          <w:t xml:space="preserve">y contain photos belonging both to the group's owner and other </w:t>
        </w:r>
      </w:ins>
      <w:proofErr w:type="spellStart"/>
      <w:ins w:id="13" w:author="Roddy Collins" w:date="2015-06-11T16:42:00Z">
        <w:r w:rsidR="00833968">
          <w:t>Flickr</w:t>
        </w:r>
        <w:proofErr w:type="spellEnd"/>
        <w:r w:rsidR="00833968">
          <w:t xml:space="preserve"> users</w:t>
        </w:r>
      </w:ins>
      <w:ins w:id="14" w:author="Roddy Collins" w:date="2015-06-11T16:41:00Z">
        <w:r w:rsidR="00833968">
          <w:t>.</w:t>
        </w:r>
      </w:ins>
      <w:del w:id="15" w:author="Roddy Collins" w:date="2015-06-11T16:41:00Z">
        <w:r w:rsidDel="00833968">
          <w:delText xml:space="preserve"> (</w:delText>
        </w:r>
        <w:r w:rsidR="00EA09F5" w:rsidDel="00833968">
          <w:delText>only the uploader may add photos</w:delText>
        </w:r>
        <w:r w:rsidDel="00833968">
          <w:delText xml:space="preserve"> to groups)</w:delText>
        </w:r>
        <w:r w:rsidR="00F63106" w:rsidDel="00833968">
          <w:delText>.</w:delText>
        </w:r>
      </w:del>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w:t>
      </w:r>
      <w:proofErr w:type="spellStart"/>
      <w:r>
        <w:t>Flickr</w:t>
      </w:r>
      <w:proofErr w:type="spellEnd"/>
      <w:r>
        <w:t xml:space="preserve"> </w:t>
      </w:r>
      <w:r>
        <w:rPr>
          <w:b/>
        </w:rPr>
        <w:t>galleries</w:t>
      </w:r>
      <w:r>
        <w:t xml:space="preserve"> to which the photo belongs</w:t>
      </w:r>
      <w:ins w:id="16" w:author="Roddy Collins" w:date="2015-06-11T16:42:00Z">
        <w:r w:rsidR="00833968">
          <w:t>.</w:t>
        </w:r>
      </w:ins>
      <w:r>
        <w:t xml:space="preserve"> </w:t>
      </w:r>
      <w:ins w:id="17" w:author="Roddy Collins" w:date="2015-06-11T16:43:00Z">
        <w:r w:rsidR="00833968">
          <w:t xml:space="preserve">A gallery may only contain photos belonging to other </w:t>
        </w:r>
        <w:proofErr w:type="spellStart"/>
        <w:r w:rsidR="00833968">
          <w:t>Flickr</w:t>
        </w:r>
        <w:proofErr w:type="spellEnd"/>
        <w:r w:rsidR="00833968">
          <w:t xml:space="preserve"> users.</w:t>
        </w:r>
      </w:ins>
      <w:del w:id="18" w:author="Roddy Collins" w:date="2015-06-11T16:43:00Z">
        <w:r w:rsidDel="00833968">
          <w:delText>(</w:delText>
        </w:r>
        <w:r w:rsidR="00EA09F5" w:rsidDel="00833968">
          <w:delText>Flickr users create galleries from other users' photos)</w:delText>
        </w:r>
      </w:del>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rPr>
          <w:ins w:id="19" w:author="Roddy Collins" w:date="2015-06-11T16:44:00Z"/>
        </w:rPr>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4C6413" w:rsidP="00BD7746">
      <w:pPr>
        <w:pStyle w:val="Heading2"/>
        <w:contextualSpacing w:val="0"/>
        <w:jc w:val="both"/>
      </w:pPr>
      <w:r>
        <w:t>Baseline Model</w:t>
      </w:r>
    </w:p>
    <w:p w:rsidR="004C6413" w:rsidRPr="004C6413" w:rsidRDefault="00B850D2" w:rsidP="00BD7746">
      <w:pPr>
        <w:jc w:val="both"/>
        <w:textAlignment w:val="baseline"/>
        <w:rPr>
          <w:rFonts w:eastAsia="Times New Roman"/>
          <w:szCs w:val="22"/>
        </w:rPr>
      </w:pPr>
      <w:bookmarkStart w:id="20" w:name="h.okw3wdwh118b" w:colFirst="0" w:colLast="0"/>
      <w:bookmarkStart w:id="21" w:name="h.4mohk21wujhn" w:colFirst="0" w:colLast="0"/>
      <w:bookmarkEnd w:id="20"/>
      <w:bookmarkEnd w:id="21"/>
      <w:r>
        <w:rPr>
          <w:rFonts w:eastAsia="Times New Roman"/>
          <w:szCs w:val="22"/>
        </w:rPr>
        <w:t>Many</w:t>
      </w:r>
      <w:r w:rsidR="004C6413" w:rsidRPr="004C6413">
        <w:rPr>
          <w:rFonts w:eastAsia="Times New Roman"/>
          <w:szCs w:val="22"/>
        </w:rPr>
        <w:t xml:space="preserve"> model</w:t>
      </w:r>
      <w:r w:rsidR="00416179">
        <w:rPr>
          <w:rFonts w:eastAsia="Times New Roman"/>
          <w:szCs w:val="22"/>
        </w:rPr>
        <w:t>s</w:t>
      </w:r>
      <w:r w:rsidR="004C6413" w:rsidRPr="004C6413">
        <w:rPr>
          <w:rFonts w:eastAsia="Times New Roman"/>
          <w:szCs w:val="22"/>
        </w:rPr>
        <w:t xml:space="preserve"> can capture relational dependencies</w:t>
      </w:r>
      <w:r w:rsidR="007A61B7">
        <w:rPr>
          <w:rFonts w:eastAsia="Times New Roman"/>
          <w:szCs w:val="22"/>
        </w:rPr>
        <w:t>. S</w:t>
      </w:r>
      <w:r w:rsidR="004C6413" w:rsidRPr="004C6413">
        <w:rPr>
          <w:rFonts w:eastAsia="Times New Roman"/>
          <w:szCs w:val="22"/>
        </w:rPr>
        <w:t xml:space="preserve">ome are probabilistic, while others use potential functions or max-margin optimization [McAuley2012]. These models can jointly learn relationships between the image labels, the image features, and the metadata. </w:t>
      </w:r>
      <w:r w:rsidR="003647F8">
        <w:rPr>
          <w:rFonts w:eastAsia="Times New Roman"/>
          <w:szCs w:val="22"/>
        </w:rPr>
        <w:t xml:space="preserve">As described above, the metadata </w:t>
      </w:r>
      <w:r w:rsidR="004C6413" w:rsidRPr="004C6413">
        <w:rPr>
          <w:rFonts w:eastAsia="Times New Roman"/>
          <w:szCs w:val="22"/>
        </w:rPr>
        <w:t xml:space="preserve">can include </w:t>
      </w:r>
      <w:r w:rsidR="003647F8">
        <w:rPr>
          <w:rFonts w:eastAsia="Times New Roman"/>
          <w:szCs w:val="22"/>
        </w:rPr>
        <w:t xml:space="preserve">time-of-day, </w:t>
      </w:r>
      <w:r w:rsidR="004C6413" w:rsidRPr="004C6413">
        <w:rPr>
          <w:rFonts w:eastAsia="Times New Roman"/>
          <w:szCs w:val="22"/>
        </w:rPr>
        <w:t>tags</w:t>
      </w:r>
      <w:r w:rsidR="003647F8">
        <w:rPr>
          <w:rFonts w:eastAsia="Times New Roman"/>
          <w:szCs w:val="22"/>
        </w:rPr>
        <w:t xml:space="preserve">, </w:t>
      </w:r>
      <w:r w:rsidR="004C6413" w:rsidRPr="004C6413">
        <w:rPr>
          <w:rFonts w:eastAsia="Times New Roman"/>
          <w:szCs w:val="22"/>
        </w:rPr>
        <w:t>user information,</w:t>
      </w:r>
      <w:r w:rsidR="003647F8">
        <w:rPr>
          <w:rFonts w:eastAsia="Times New Roman"/>
          <w:szCs w:val="22"/>
        </w:rPr>
        <w:t xml:space="preserve"> and groups and galleries to which the images belong</w:t>
      </w:r>
      <w:r w:rsidR="004C6413" w:rsidRPr="004C6413">
        <w:rPr>
          <w:rFonts w:eastAsia="Times New Roman"/>
          <w:szCs w:val="22"/>
        </w:rPr>
        <w:t xml:space="preserve">. We </w:t>
      </w:r>
      <w:r w:rsidR="00E9299C">
        <w:rPr>
          <w:rFonts w:eastAsia="Times New Roman"/>
          <w:szCs w:val="22"/>
        </w:rPr>
        <w:t xml:space="preserve">will </w:t>
      </w:r>
      <w:r w:rsidR="004C6413" w:rsidRPr="004C6413">
        <w:rPr>
          <w:rFonts w:eastAsia="Times New Roman"/>
          <w:szCs w:val="22"/>
        </w:rPr>
        <w:t xml:space="preserve">implement a Conditional Random Field (CRF) as one of the </w:t>
      </w:r>
      <w:r w:rsidR="004C6413" w:rsidRPr="004C6413">
        <w:rPr>
          <w:rFonts w:eastAsia="Times New Roman"/>
          <w:szCs w:val="22"/>
        </w:rPr>
        <w:lastRenderedPageBreak/>
        <w:t xml:space="preserve">baseline models due to its natural ability to model dependencies between pairs of labels while being conditioned on the input image, </w:t>
      </w:r>
      <w:r w:rsidR="004C6413" w:rsidRPr="004C6413">
        <w:rPr>
          <w:rFonts w:eastAsia="Times New Roman"/>
          <w:i/>
          <w:szCs w:val="22"/>
        </w:rPr>
        <w:t>I</w:t>
      </w:r>
      <w:r w:rsidR="004C6413" w:rsidRPr="004C6413">
        <w:rPr>
          <w:rFonts w:eastAsia="Times New Roman"/>
          <w:szCs w:val="22"/>
        </w:rPr>
        <w:t xml:space="preserve">, and metadata, </w:t>
      </w:r>
      <w:r w:rsidR="004C6413" w:rsidRPr="004C6413">
        <w:rPr>
          <w:rFonts w:eastAsia="Times New Roman"/>
          <w:i/>
          <w:szCs w:val="22"/>
        </w:rPr>
        <w:t>M</w:t>
      </w:r>
      <w:r w:rsidR="004C6413" w:rsidRPr="004C6413">
        <w:rPr>
          <w:rFonts w:eastAsia="Times New Roman"/>
          <w:szCs w:val="22"/>
        </w:rPr>
        <w:t xml:space="preserve">,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oMath>
      <w:r w:rsidR="004C6413" w:rsidRPr="004C6413">
        <w:rPr>
          <w:rFonts w:eastAsia="Times New Roman"/>
          <w:szCs w:val="22"/>
        </w:rPr>
        <w:t>. The work in [McAuley2012] can serve as another baseline model</w:t>
      </w:r>
      <w:r w:rsidR="00E9299C">
        <w:rPr>
          <w:rFonts w:eastAsia="Times New Roman"/>
          <w:szCs w:val="22"/>
        </w:rPr>
        <w:t>. That</w:t>
      </w:r>
      <w:r w:rsidR="007A61B7">
        <w:rPr>
          <w:rFonts w:eastAsia="Times New Roman"/>
          <w:szCs w:val="22"/>
        </w:rPr>
        <w:t xml:space="preserve"> paper also provides</w:t>
      </w:r>
      <w:r w:rsidR="004C6413" w:rsidRPr="004C6413">
        <w:rPr>
          <w:rFonts w:eastAsia="Times New Roman"/>
          <w:szCs w:val="22"/>
        </w:rPr>
        <w:t xml:space="preserve"> results for non-probabilistic models </w:t>
      </w:r>
      <w:r w:rsidR="007A61B7">
        <w:rPr>
          <w:rFonts w:eastAsia="Times New Roman"/>
          <w:szCs w:val="22"/>
        </w:rPr>
        <w:t>applied to</w:t>
      </w:r>
      <w:r w:rsidR="004C6413" w:rsidRPr="004C6413">
        <w:rPr>
          <w:rFonts w:eastAsia="Times New Roman"/>
          <w:szCs w:val="22"/>
        </w:rPr>
        <w:t xml:space="preserve"> the same dataset </w:t>
      </w:r>
      <w:r w:rsidR="007A61B7">
        <w:rPr>
          <w:rFonts w:eastAsia="Times New Roman"/>
          <w:szCs w:val="22"/>
        </w:rPr>
        <w:t>we are using</w:t>
      </w:r>
      <w:r w:rsidR="004C6413" w:rsidRPr="004C6413">
        <w:rPr>
          <w:rFonts w:eastAsia="Times New Roman"/>
          <w:szCs w:val="22"/>
        </w:rPr>
        <w:t xml:space="preserve"> here.</w:t>
      </w:r>
    </w:p>
    <w:p w:rsidR="004C6413" w:rsidRDefault="004C6413" w:rsidP="00BD7746">
      <w:pPr>
        <w:ind w:left="1440"/>
        <w:jc w:val="both"/>
        <w:textAlignment w:val="baseline"/>
        <w:rPr>
          <w:rFonts w:eastAsia="Times New Roman"/>
          <w:sz w:val="23"/>
          <w:szCs w:val="23"/>
          <w:u w:val="single"/>
        </w:rPr>
      </w:pPr>
    </w:p>
    <w:p w:rsidR="004C6413" w:rsidRDefault="004C6413" w:rsidP="00BD7746">
      <w:pPr>
        <w:jc w:val="both"/>
        <w:textAlignment w:val="baseline"/>
        <w:rPr>
          <w:rFonts w:eastAsia="Times New Roman"/>
          <w:sz w:val="23"/>
          <w:szCs w:val="23"/>
          <w:u w:val="single"/>
        </w:rPr>
      </w:pPr>
      <w:r w:rsidRPr="000A40E5">
        <w:rPr>
          <w:rFonts w:eastAsia="Times New Roman"/>
          <w:sz w:val="23"/>
          <w:szCs w:val="23"/>
          <w:u w:val="single"/>
        </w:rPr>
        <w:t xml:space="preserve">Conditional Random </w:t>
      </w:r>
      <w:r w:rsidR="007A61B7">
        <w:rPr>
          <w:rFonts w:eastAsia="Times New Roman"/>
          <w:sz w:val="23"/>
          <w:szCs w:val="23"/>
          <w:u w:val="single"/>
        </w:rPr>
        <w:t>F</w:t>
      </w:r>
      <w:r w:rsidR="007A61B7" w:rsidRPr="000A40E5">
        <w:rPr>
          <w:rFonts w:eastAsia="Times New Roman"/>
          <w:sz w:val="23"/>
          <w:szCs w:val="23"/>
          <w:u w:val="single"/>
        </w:rPr>
        <w:t xml:space="preserve">ield </w:t>
      </w:r>
      <w:r w:rsidRPr="000A40E5">
        <w:rPr>
          <w:rFonts w:eastAsia="Times New Roman"/>
          <w:sz w:val="23"/>
          <w:szCs w:val="23"/>
          <w:u w:val="single"/>
        </w:rPr>
        <w:t xml:space="preserve">as Baseline </w:t>
      </w:r>
      <w:r>
        <w:rPr>
          <w:rFonts w:eastAsia="Times New Roman"/>
          <w:sz w:val="23"/>
          <w:szCs w:val="23"/>
          <w:u w:val="single"/>
        </w:rPr>
        <w:t>P(L|</w:t>
      </w:r>
      <w:r w:rsidRPr="0027197E">
        <w:rPr>
          <w:rFonts w:eastAsia="Times New Roman"/>
          <w:sz w:val="23"/>
          <w:szCs w:val="23"/>
          <w:u w:val="single"/>
        </w:rPr>
        <w:t>I,M</w:t>
      </w:r>
      <w:r>
        <w:rPr>
          <w:rFonts w:eastAsia="Times New Roman"/>
          <w:sz w:val="23"/>
          <w:szCs w:val="23"/>
          <w:u w:val="single"/>
        </w:rPr>
        <w:t xml:space="preserve">) </w:t>
      </w:r>
      <w:r w:rsidRPr="000A40E5">
        <w:rPr>
          <w:rFonts w:eastAsia="Times New Roman"/>
          <w:sz w:val="23"/>
          <w:szCs w:val="23"/>
          <w:u w:val="single"/>
        </w:rPr>
        <w:t>Model:</w:t>
      </w:r>
    </w:p>
    <w:p w:rsidR="004C6413" w:rsidRPr="000A40E5" w:rsidRDefault="004C6413" w:rsidP="00BD7746">
      <w:pPr>
        <w:jc w:val="both"/>
        <w:textAlignment w:val="baseline"/>
        <w:rPr>
          <w:rFonts w:eastAsia="Times New Roman"/>
          <w:sz w:val="23"/>
          <w:szCs w:val="23"/>
          <w:u w:val="single"/>
        </w:rPr>
      </w:pPr>
    </w:p>
    <w:p w:rsidR="002D5912" w:rsidRDefault="004C6413" w:rsidP="00BD7746">
      <w:pPr>
        <w:jc w:val="both"/>
        <w:textAlignment w:val="baseline"/>
        <w:rPr>
          <w:rFonts w:eastAsia="Times New Roman"/>
          <w:szCs w:val="22"/>
        </w:rPr>
      </w:pPr>
      <w:r w:rsidRPr="004C6413">
        <w:rPr>
          <w:rFonts w:eastAsia="Times New Roman"/>
          <w:szCs w:val="22"/>
        </w:rPr>
        <w:t xml:space="preserve">The CRF will capture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c</w:t>
      </w:r>
      <w:commentRangeStart w:id="22"/>
      <w:r w:rsidRPr="004C6413">
        <w:rPr>
          <w:rFonts w:eastAsia="Times New Roman"/>
          <w:szCs w:val="22"/>
        </w:rPr>
        <w:t xml:space="preserve">lassifier outputs, </w:t>
      </w:r>
      <m:oMath>
        <m:r>
          <w:rPr>
            <w:rFonts w:ascii="Cambria Math" w:eastAsia="Times New Roman" w:hAnsi="Cambria Math"/>
            <w:szCs w:val="22"/>
          </w:rPr>
          <m:t>f</m:t>
        </m:r>
      </m:oMath>
      <w:r w:rsidRPr="004C6413">
        <w:rPr>
          <w:rFonts w:eastAsia="Times New Roman"/>
          <w:szCs w:val="22"/>
        </w:rPr>
        <w:t xml:space="preserve">, and </w:t>
      </w:r>
      <w:commentRangeStart w:id="23"/>
      <w:r w:rsidRPr="004C6413">
        <w:rPr>
          <w:rFonts w:eastAsia="Times New Roman"/>
          <w:szCs w:val="22"/>
        </w:rPr>
        <w:t xml:space="preserve">metadata, </w:t>
      </w:r>
      <m:oMath>
        <m:r>
          <w:rPr>
            <w:rFonts w:ascii="Cambria Math" w:eastAsia="Times New Roman" w:hAnsi="Cambria Math"/>
            <w:szCs w:val="22"/>
          </w:rPr>
          <m:t>M</m:t>
        </m:r>
      </m:oMath>
      <w:r w:rsidRPr="004C6413">
        <w:rPr>
          <w:rFonts w:eastAsia="Times New Roman"/>
          <w:szCs w:val="22"/>
        </w:rPr>
        <w:t>, a</w:t>
      </w:r>
      <w:commentRangeEnd w:id="22"/>
      <w:r w:rsidR="00FD7AFB">
        <w:rPr>
          <w:rStyle w:val="CommentReference"/>
        </w:rPr>
        <w:commentReference w:id="22"/>
      </w:r>
      <w:r w:rsidRPr="004C6413">
        <w:rPr>
          <w:rFonts w:eastAsia="Times New Roman"/>
          <w:szCs w:val="22"/>
        </w:rPr>
        <w:t xml:space="preserve">re </w:t>
      </w:r>
      <w:commentRangeEnd w:id="23"/>
      <w:r w:rsidR="005B6600">
        <w:rPr>
          <w:rStyle w:val="CommentReference"/>
        </w:rPr>
        <w:commentReference w:id="23"/>
      </w:r>
      <w:r w:rsidRPr="004C6413">
        <w:rPr>
          <w:rFonts w:eastAsia="Times New Roman"/>
          <w:szCs w:val="22"/>
        </w:rPr>
        <w:t xml:space="preserve">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A1300E"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w:commentRangeStart w:id="24"/>
        <m:r>
          <w:rPr>
            <w:rFonts w:ascii="Cambria Math" w:eastAsia="Times New Roman" w:hAnsi="Cambria Math"/>
            <w:szCs w:val="22"/>
          </w:rPr>
          <m:t>Z</m:t>
        </m:r>
        <w:commentRangeEnd w:id="24"/>
        <m:r>
          <m:rPr>
            <m:sty m:val="p"/>
          </m:rPr>
          <w:rPr>
            <w:rStyle w:val="CommentReference"/>
          </w:rPr>
          <w:commentReference w:id="24"/>
        </m:r>
      </m:oMath>
      <w:r w:rsidRPr="004C6413">
        <w:rPr>
          <w:rFonts w:eastAsia="Times New Roman"/>
          <w:szCs w:val="22"/>
        </w:rPr>
        <w:t xml:space="preserve"> is the normalization constant</w:t>
      </w:r>
      <w:r w:rsidR="00936191">
        <w:rPr>
          <w:rFonts w:eastAsia="Times New Roman"/>
          <w:szCs w:val="22"/>
        </w:rPr>
        <w:t xml:space="preserve"> that depends </w:t>
      </w:r>
      <w:commentRangeStart w:id="25"/>
      <w:r w:rsidR="00936191">
        <w:rPr>
          <w:rFonts w:eastAsia="Times New Roman"/>
          <w:szCs w:val="22"/>
        </w:rPr>
        <w:t xml:space="preserve">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w:commentRangeEnd w:id="25"/>
        <m:r>
          <m:rPr>
            <m:sty m:val="p"/>
          </m:rPr>
          <w:rPr>
            <w:rStyle w:val="CommentReference"/>
          </w:rPr>
          <w:commentReference w:id="25"/>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w:t>
      </w:r>
      <w:proofErr w:type="spellStart"/>
      <w:r w:rsidR="00936191">
        <w:rPr>
          <w:rFonts w:eastAsia="Times New Roman"/>
          <w:szCs w:val="22"/>
        </w:rPr>
        <w:t>pairwise</w:t>
      </w:r>
      <w:proofErr w:type="spellEnd"/>
      <w:r w:rsidR="00936191">
        <w:rPr>
          <w:rFonts w:eastAsia="Times New Roman"/>
          <w:szCs w:val="22"/>
        </w:rPr>
        <w:t xml:space="preserve"> potentials are between pairs of images. </w:t>
      </w:r>
      <w:commentRangeStart w:id="26"/>
      <w:r w:rsidRPr="004C6413">
        <w:rPr>
          <w:rFonts w:eastAsia="Times New Roman"/>
          <w:szCs w:val="22"/>
        </w:rPr>
        <w:t>For simplicity</w:t>
      </w:r>
      <w:commentRangeEnd w:id="26"/>
      <w:r w:rsidR="00957558">
        <w:rPr>
          <w:rStyle w:val="CommentReference"/>
        </w:rPr>
        <w:commentReference w:id="26"/>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lastRenderedPageBreak/>
        <w:t>The implementation of the CRF can follow the approach used in [</w:t>
      </w:r>
      <w:r w:rsidRPr="004C6413">
        <w:rPr>
          <w:szCs w:val="22"/>
        </w:rPr>
        <w:t xml:space="preserve">Kumar2006],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A1300E"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func>
          <m:funcPr>
            <m:ctrlPr>
              <w:rPr>
                <w:rFonts w:ascii="Cambria Math" w:hAnsi="Cambria Math"/>
                <w:sz w:val="23"/>
                <w:szCs w:val="23"/>
              </w:rPr>
            </m:ctrlPr>
          </m:funcPr>
          <m:fName>
            <m:r>
              <m:rPr>
                <m:sty m:val="p"/>
              </m:rPr>
              <w:rPr>
                <w:rFonts w:ascii="Cambria Math" w:hAnsi="Cambria Math"/>
                <w:sz w:val="23"/>
                <w:szCs w:val="23"/>
              </w:rPr>
              <m:t>log</m:t>
            </m:r>
          </m:fName>
          <m:e>
            <m:d>
              <m:dPr>
                <m:ctrlPr>
                  <w:rPr>
                    <w:rFonts w:ascii="Cambria Math" w:hAnsi="Cambria Math"/>
                    <w:i/>
                    <w:sz w:val="23"/>
                    <w:szCs w:val="23"/>
                  </w:rPr>
                </m:ctrlPr>
              </m:dPr>
              <m:e>
                <m:r>
                  <w:rPr>
                    <w:rFonts w:ascii="Cambria Math" w:hAnsi="Cambria Math"/>
                    <w:sz w:val="23"/>
                    <w:szCs w:val="23"/>
                  </w:rPr>
                  <m:t>σ</m:t>
                </m:r>
                <m:d>
                  <m:dPr>
                    <m:ctrlPr>
                      <w:rPr>
                        <w:rFonts w:ascii="Cambria Math"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 xml:space="preserve"> </m:t>
                    </m:r>
                  </m:e>
                </m:d>
                <m:r>
                  <m:rPr>
                    <m:sty m:val="p"/>
                  </m:rPr>
                  <w:rPr>
                    <w:rFonts w:ascii="Cambria Math" w:hAnsi="Cambria Math"/>
                    <w:sz w:val="23"/>
                    <w:szCs w:val="23"/>
                  </w:rPr>
                  <m:t xml:space="preserve"> </m:t>
                </m:r>
              </m:e>
            </m:d>
          </m:e>
        </m:func>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Pr="008E203E"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σ</m:t>
        </m:r>
        <m:d>
          <m:dPr>
            <m:ctrlPr>
              <w:rPr>
                <w:rFonts w:ascii="Cambria Math" w:hAnsi="Cambria Math"/>
                <w:i/>
                <w:sz w:val="23"/>
                <w:szCs w:val="23"/>
              </w:rPr>
            </m:ctrlPr>
          </m:dPr>
          <m:e>
            <m:r>
              <w:rPr>
                <w:rFonts w:ascii="Cambria Math" w:hAnsi="Cambria Math"/>
                <w:sz w:val="23"/>
                <w:szCs w:val="23"/>
              </w:rPr>
              <m:t>Y</m:t>
            </m:r>
          </m:e>
        </m:d>
        <m:r>
          <w:rPr>
            <w:rFonts w:ascii="Cambria Math" w:hAnsi="Cambria Math"/>
            <w:sz w:val="23"/>
            <w:szCs w:val="23"/>
          </w:rPr>
          <m:t>=</m:t>
        </m:r>
        <m:f>
          <m:fPr>
            <m:ctrlPr>
              <w:rPr>
                <w:rFonts w:ascii="Cambria Math" w:hAnsi="Cambria Math"/>
                <w:i/>
                <w:sz w:val="23"/>
                <w:szCs w:val="23"/>
              </w:rPr>
            </m:ctrlPr>
          </m:fPr>
          <m:num>
            <m:r>
              <w:rPr>
                <w:rFonts w:ascii="Cambria Math" w:hAnsi="Cambria Math"/>
                <w:sz w:val="23"/>
                <w:szCs w:val="23"/>
              </w:rPr>
              <m:t>1</m:t>
            </m:r>
          </m:num>
          <m:den>
            <m:r>
              <w:rPr>
                <w:rFonts w:ascii="Cambria Math" w:hAnsi="Cambria Math"/>
                <w:sz w:val="23"/>
                <w:szCs w:val="23"/>
              </w:rPr>
              <m:t>1+</m:t>
            </m:r>
            <m:sSup>
              <m:sSupPr>
                <m:ctrlPr>
                  <w:rPr>
                    <w:rFonts w:ascii="Cambria Math" w:hAnsi="Cambria Math"/>
                    <w:i/>
                    <w:sz w:val="23"/>
                    <w:szCs w:val="23"/>
                  </w:rPr>
                </m:ctrlPr>
              </m:sSupPr>
              <m:e>
                <m:r>
                  <w:rPr>
                    <w:rFonts w:ascii="Cambria Math" w:hAnsi="Cambria Math"/>
                    <w:sz w:val="23"/>
                    <w:szCs w:val="23"/>
                  </w:rPr>
                  <m:t>e</m:t>
                </m:r>
              </m:e>
              <m:sup>
                <m:r>
                  <w:rPr>
                    <w:rFonts w:ascii="Cambria Math" w:hAnsi="Cambria Math"/>
                    <w:sz w:val="23"/>
                    <w:szCs w:val="23"/>
                  </w:rPr>
                  <m:t>-Y</m:t>
                </m:r>
              </m:sup>
            </m:sSup>
          </m:den>
        </m:f>
      </m:oMath>
      <w:r>
        <w:rPr>
          <w:rFonts w:eastAsiaTheme="minorEastAsia"/>
          <w:sz w:val="23"/>
          <w:szCs w:val="23"/>
        </w:rPr>
        <w:t xml:space="preserve"> ,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 xml:space="preserve">(3)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w:r w:rsidRPr="004C6413">
        <w:rPr>
          <w:rFonts w:eastAsiaTheme="minorEastAsia"/>
          <w:szCs w:val="22"/>
        </w:rPr>
        <w:t>and</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Pr>
          <w:rFonts w:eastAsiaTheme="minorEastAsia"/>
          <w:sz w:val="23"/>
          <w:szCs w:val="23"/>
        </w:rPr>
        <w:t xml:space="preserve">, </w:t>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t xml:space="preserve">     </w:t>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r>
      <w:r>
        <w:rPr>
          <w:rFonts w:eastAsiaTheme="minorEastAsia"/>
          <w:sz w:val="23"/>
          <w:szCs w:val="23"/>
        </w:rPr>
        <w:tab/>
        <w:t>(4)</w:t>
      </w:r>
    </w:p>
    <w:p w:rsidR="004C6413" w:rsidRPr="00E154BB"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Pr="004C6413">
        <w:rPr>
          <w:rFonts w:eastAsia="Times New Roman"/>
          <w:szCs w:val="22"/>
        </w:rPr>
        <w:t xml:space="preserve"> is the classifier output feature vector, but can include the image features, and metadata, while</w:t>
      </w:r>
      <w:r w:rsidRPr="004C6413">
        <w:rPr>
          <w:rFonts w:eastAsia="Times New Roman"/>
          <w:i/>
          <w:szCs w:val="22"/>
        </w:rPr>
        <w:t xml:space="preserve"> w</w:t>
      </w:r>
      <w:r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w:t>
      </w:r>
      <w:proofErr w:type="spellStart"/>
      <w:r w:rsidRPr="004C6413">
        <w:rPr>
          <w:rFonts w:eastAsia="Times New Roman"/>
          <w:szCs w:val="22"/>
        </w:rPr>
        <w:t>pairwise</w:t>
      </w:r>
      <w:proofErr w:type="spellEnd"/>
      <w:r w:rsidRPr="004C6413">
        <w:rPr>
          <w:rFonts w:eastAsia="Times New Roman"/>
          <w:szCs w:val="22"/>
        </w:rPr>
        <w:t xml:space="preserv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A1300E"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4C6413">
        <w:rPr>
          <w:rFonts w:eastAsia="Times New Roman"/>
          <w:sz w:val="23"/>
          <w:szCs w:val="23"/>
        </w:rPr>
        <w:tab/>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r>
      <w:r w:rsidR="004C6413">
        <w:rPr>
          <w:rFonts w:eastAsia="Times New Roman"/>
          <w:sz w:val="23"/>
          <w:szCs w:val="23"/>
        </w:rPr>
        <w:tab/>
        <w:t>(5)</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r>
          <w:rPr>
            <w:rFonts w:ascii="Cambria Math" w:eastAsia="Times New Roman" w:hAnsi="Cambria Math"/>
            <w:szCs w:val="22"/>
          </w:rPr>
          <m:t>)]</m:t>
        </m:r>
      </m:oMath>
      <w:r w:rsidRPr="004C6413">
        <w:rPr>
          <w:rFonts w:eastAsia="Times New Roman"/>
          <w:szCs w:val="22"/>
        </w:rPr>
        <w:t xml:space="preserve">, which can be concatenated image features and/or classifier outputs from the two images. The relational metadata can also be added to the </w:t>
      </w:r>
      <w:proofErr w:type="spellStart"/>
      <w:r w:rsidRPr="004C6413">
        <w:rPr>
          <w:rFonts w:eastAsia="Times New Roman"/>
          <w:szCs w:val="22"/>
        </w:rPr>
        <w:t>pairwise</w:t>
      </w:r>
      <w:proofErr w:type="spellEnd"/>
      <w:r w:rsidRPr="004C6413">
        <w:rPr>
          <w:rFonts w:eastAsia="Times New Roman"/>
          <w:szCs w:val="22"/>
        </w:rPr>
        <w:t xml:space="preserv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proofErr w:type="spellStart"/>
      <w:r w:rsidRPr="004C6413">
        <w:rPr>
          <w:rFonts w:ascii="Arial" w:eastAsia="Times New Roman" w:hAnsi="Arial" w:cs="Arial"/>
          <w:color w:val="000000"/>
        </w:rPr>
        <w:t>Kitware</w:t>
      </w:r>
      <w:proofErr w:type="spellEnd"/>
      <w:r w:rsidRPr="004C6413">
        <w:rPr>
          <w:rFonts w:ascii="Arial" w:eastAsia="Times New Roman" w:hAnsi="Arial" w:cs="Arial"/>
          <w:color w:val="000000"/>
        </w:rPr>
        <w:t xml:space="preserv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27" w:name="h.mmxvnsvkoy6w" w:colFirst="0" w:colLast="0"/>
      <w:bookmarkEnd w:id="27"/>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w:t>
      </w:r>
      <w:proofErr w:type="spellStart"/>
      <w:r w:rsidR="00FB3CBE">
        <w:t>Flic</w:t>
      </w:r>
      <w:r w:rsidR="00BF3A1A">
        <w:t>k</w:t>
      </w:r>
      <w:r w:rsidR="00FB3CBE">
        <w:t>r</w:t>
      </w:r>
      <w:proofErr w:type="spellEnd"/>
      <w:r w:rsidR="00BF3A1A">
        <w:t xml:space="preserve"> and licensed</w:t>
      </w:r>
      <w:r w:rsidR="00FB3CBE">
        <w:t xml:space="preserve"> under a Creative Commons license</w:t>
      </w:r>
      <w:r w:rsidR="00831CB6">
        <w:t>. Various logistical constraints for CP6 reduce this to 12,690 images</w:t>
      </w:r>
      <w:r w:rsidR="00297100">
        <w:t xml:space="preserve">. </w:t>
      </w:r>
      <w:ins w:id="28" w:author="Roddy Collins" w:date="2015-06-11T16:52:00Z">
        <w:r w:rsidR="005B6600">
          <w:t>See "S</w:t>
        </w:r>
      </w:ins>
      <w:ins w:id="29" w:author="Roddy Collins" w:date="2015-06-11T16:53:00Z">
        <w:r w:rsidR="005B6600">
          <w:t>olution I/O specification" for file format details.</w:t>
        </w:r>
      </w:ins>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lastRenderedPageBreak/>
        <w:t xml:space="preserve">The photo's </w:t>
      </w:r>
      <w:proofErr w:type="spellStart"/>
      <w:r>
        <w:t>titl</w:t>
      </w:r>
      <w:proofErr w:type="spellEnd"/>
      <w:del w:id="30" w:author="Roddy Collins" w:date="2015-06-11T17:16:00Z">
        <w:r w:rsidDel="00671E46">
          <w:delText>e</w:delText>
        </w:r>
      </w:del>
      <w:ins w:id="31" w:author="Roddy Collins" w:date="2015-06-11T17:16:00Z">
        <w:r w:rsidR="00671E46">
          <w:t>, description, and location (any or all may be empty)</w:t>
        </w:r>
      </w:ins>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w:t>
      </w:r>
      <w:proofErr w:type="spellStart"/>
      <w:r>
        <w:t>Flickr</w:t>
      </w:r>
      <w:proofErr w:type="spellEnd"/>
      <w:r>
        <w:t xml:space="preserve"> users)</w:t>
      </w:r>
    </w:p>
    <w:p w:rsidR="00297100" w:rsidRDefault="00297100" w:rsidP="00BD7746">
      <w:pPr>
        <w:pStyle w:val="Normal1"/>
        <w:numPr>
          <w:ilvl w:val="0"/>
          <w:numId w:val="6"/>
        </w:numPr>
        <w:jc w:val="both"/>
      </w:pPr>
      <w:r>
        <w:t xml:space="preserve">Information on the </w:t>
      </w:r>
      <w:proofErr w:type="spellStart"/>
      <w:r>
        <w:t>Flickr</w:t>
      </w:r>
      <w:proofErr w:type="spellEnd"/>
      <w:r>
        <w:t xml:space="preserve">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 xml:space="preserve">Additionally, </w:t>
      </w:r>
      <w:proofErr w:type="spellStart"/>
      <w:r>
        <w:t>Kitware</w:t>
      </w:r>
      <w:proofErr w:type="spellEnd"/>
      <w:r>
        <w:t xml:space="preserv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86"/>
        <w:gridCol w:w="4590"/>
      </w:tblGrid>
      <w:tr w:rsidR="00FE2C71" w:rsidTr="00FE2C71">
        <w:tc>
          <w:tcPr>
            <w:tcW w:w="4788" w:type="dxa"/>
            <w:vAlign w:val="center"/>
          </w:tcPr>
          <w:p w:rsidR="00FE2C71" w:rsidRDefault="00FE2C71" w:rsidP="00BD7746">
            <w:pPr>
              <w:pStyle w:val="Normal1"/>
              <w:jc w:val="both"/>
            </w:pPr>
            <w:r w:rsidRPr="00FE2C71">
              <w:rPr>
                <w:noProof/>
              </w:rPr>
              <w:drawing>
                <wp:inline distT="0" distB="0" distL="0" distR="0">
                  <wp:extent cx="3009148" cy="2147136"/>
                  <wp:effectExtent l="19050" t="0" r="752"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1" cstate="print"/>
                          <a:srcRect l="6192" t="6799" r="8370" b="-3116"/>
                          <a:stretch>
                            <a:fillRect/>
                          </a:stretch>
                        </pic:blipFill>
                        <pic:spPr>
                          <a:xfrm>
                            <a:off x="0" y="0"/>
                            <a:ext cx="3009148" cy="2147136"/>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2"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A1300E">
        <w:fldChar w:fldCharType="begin"/>
      </w:r>
      <w:r w:rsidR="00A62CC0">
        <w:instrText xml:space="preserve"> SEQ Figure \* ARABIC </w:instrText>
      </w:r>
      <w:r w:rsidR="00A1300E">
        <w:fldChar w:fldCharType="separate"/>
      </w:r>
      <w:r w:rsidR="00120F6F">
        <w:rPr>
          <w:noProof/>
        </w:rPr>
        <w:t>1</w:t>
      </w:r>
      <w:r w:rsidR="00A1300E">
        <w:rPr>
          <w:noProof/>
        </w:rPr>
        <w:fldChar w:fldCharType="end"/>
      </w:r>
      <w:r>
        <w:t xml:space="preserve">; Left, label frequency histogram; right: per-image label co-occurrence </w:t>
      </w:r>
      <w:proofErr w:type="spellStart"/>
      <w:r>
        <w:t>heatmap</w:t>
      </w:r>
      <w:proofErr w:type="spellEnd"/>
      <w:r>
        <w:t>.</w:t>
      </w:r>
    </w:p>
    <w:p w:rsidR="00D13D7C" w:rsidRPr="002D5912" w:rsidRDefault="00D13D7C" w:rsidP="00D13D7C">
      <w:pPr>
        <w:pStyle w:val="Normal1"/>
        <w:jc w:val="both"/>
      </w:pPr>
      <w:commentRangeStart w:id="32"/>
      <w:r>
        <w:t xml:space="preserve">The dataset will scale in size from Round 1 to Round 2. The intent is that each round will define training (available) and testing (sequestered) subsets of the MIR14k data, scheduled as </w:t>
      </w:r>
      <w:commentRangeStart w:id="33"/>
      <w:r>
        <w:t>follows:</w:t>
      </w:r>
      <w:commentRangeEnd w:id="32"/>
      <w:r>
        <w:rPr>
          <w:rStyle w:val="CommentReference"/>
        </w:rPr>
        <w:commentReference w:id="32"/>
      </w:r>
      <w:commentRangeEnd w:id="33"/>
      <w:r w:rsidR="004C0F40">
        <w:rPr>
          <w:rStyle w:val="CommentReference"/>
        </w:rPr>
        <w:commentReference w:id="33"/>
      </w:r>
    </w:p>
    <w:p w:rsidR="00297100" w:rsidRDefault="00297100" w:rsidP="00BD7746">
      <w:pPr>
        <w:pStyle w:val="Normal1"/>
        <w:jc w:val="both"/>
      </w:pPr>
    </w:p>
    <w:p w:rsidR="00297100" w:rsidRDefault="00297100" w:rsidP="00297100">
      <w:pPr>
        <w:pStyle w:val="Normal1"/>
        <w:numPr>
          <w:ilvl w:val="0"/>
          <w:numId w:val="11"/>
        </w:numPr>
        <w:jc w:val="both"/>
      </w:pPr>
      <w:r>
        <w:t xml:space="preserve">Round 1 (introduced July 2015, evaluated January 2016): </w:t>
      </w:r>
      <w:commentRangeStart w:id="34"/>
      <w:r w:rsidR="00405A69">
        <w:t xml:space="preserve">This data drop will </w:t>
      </w:r>
      <w:r w:rsidR="00D13D7C">
        <w:t xml:space="preserve">focus on images which do </w:t>
      </w:r>
      <w:r w:rsidR="00D13D7C">
        <w:rPr>
          <w:b/>
        </w:rPr>
        <w:t>not</w:t>
      </w:r>
      <w:r w:rsidR="00D13D7C">
        <w:t xml:space="preserve"> include the label </w:t>
      </w:r>
      <w:commentRangeStart w:id="35"/>
      <w:r w:rsidR="00D13D7C">
        <w:t>"structure</w:t>
      </w:r>
      <w:r w:rsidR="009436C3">
        <w:t>s</w:t>
      </w:r>
      <w:r w:rsidR="00D13D7C">
        <w:t>"</w:t>
      </w:r>
      <w:commentRangeEnd w:id="34"/>
      <w:r w:rsidR="009436C3">
        <w:rPr>
          <w:rStyle w:val="CommentReference"/>
        </w:rPr>
        <w:commentReference w:id="34"/>
      </w:r>
      <w:r w:rsidR="00D13D7C">
        <w:t xml:space="preserve">, </w:t>
      </w:r>
      <w:commentRangeEnd w:id="35"/>
      <w:r w:rsidR="00671E46">
        <w:rPr>
          <w:rStyle w:val="CommentReference"/>
        </w:rPr>
        <w:commentReference w:id="35"/>
      </w:r>
      <w:r w:rsidR="004C0F40">
        <w:t xml:space="preserve">which </w:t>
      </w:r>
      <w:r w:rsidR="00424242">
        <w:t>results in a set of 7269 images.</w:t>
      </w:r>
      <w:r w:rsidR="009F6024">
        <w:br/>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 5421 images with the label "structure</w:t>
      </w:r>
      <w:r w:rsidR="009436C3">
        <w:t>s</w:t>
      </w:r>
      <w:r w:rsidR="00424242">
        <w:t>".</w:t>
      </w:r>
    </w:p>
    <w:p w:rsidR="004B75C9" w:rsidRDefault="004B75C9">
      <w:pPr>
        <w:pStyle w:val="Normal1"/>
        <w:ind w:left="360"/>
        <w:jc w:val="both"/>
      </w:pPr>
    </w:p>
    <w:p w:rsidR="00424242" w:rsidRDefault="00424242" w:rsidP="00297100">
      <w:pPr>
        <w:pStyle w:val="Normal1"/>
        <w:numPr>
          <w:ilvl w:val="0"/>
          <w:numId w:val="11"/>
        </w:numPr>
        <w:jc w:val="both"/>
      </w:pPr>
      <w:r>
        <w:t>For both rounds, data will be partitioned into test and train sets based on EXIF timestamps: data taken before December 2007 will be training, data after December 2007 will be test. Data with no EXIF timestamp (approximately 2000 images) will be split evenly between testing and training. Figure 2 shows the distribution of Round 1 and Round 2 data versus timestamp.</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3"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A1300E">
        <w:fldChar w:fldCharType="begin"/>
      </w:r>
      <w:r w:rsidR="00A62CC0">
        <w:instrText xml:space="preserve"> SEQ Figure \* ARABIC </w:instrText>
      </w:r>
      <w:r w:rsidR="00A1300E">
        <w:fldChar w:fldCharType="separate"/>
      </w:r>
      <w:r w:rsidR="00120F6F">
        <w:rPr>
          <w:noProof/>
        </w:rPr>
        <w:t>2</w:t>
      </w:r>
      <w:r w:rsidR="00A1300E">
        <w:rPr>
          <w:noProof/>
        </w:rPr>
        <w:fldChar w:fldCharType="end"/>
      </w:r>
      <w:r>
        <w:t>; EXIF-timestamp distribution of round 1 and round 2 data</w:t>
      </w:r>
    </w:p>
    <w:p w:rsidR="00671AD3" w:rsidRDefault="004C6413" w:rsidP="00BD7746">
      <w:pPr>
        <w:pStyle w:val="Heading2"/>
        <w:contextualSpacing w:val="0"/>
        <w:jc w:val="both"/>
      </w:pPr>
      <w:bookmarkStart w:id="36" w:name="h.f3antm2jh9f4" w:colFirst="0" w:colLast="0"/>
      <w:bookmarkEnd w:id="36"/>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w:t>
      </w:r>
      <w:proofErr w:type="spellStart"/>
      <w:r w:rsidRPr="00B10407">
        <w:t>mAP</w:t>
      </w:r>
      <w:proofErr w:type="spellEnd"/>
      <w:r w:rsidRPr="00B10407">
        <w:t xml:space="preserve">)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 xml:space="preserve">The </w:t>
      </w:r>
      <w:proofErr w:type="spellStart"/>
      <w:r w:rsidRPr="00B10407">
        <w:t>mAP</w:t>
      </w:r>
      <w:proofErr w:type="spellEnd"/>
      <w:r w:rsidRPr="00B10407">
        <w:t xml:space="preserve">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w:t>
      </w:r>
      <w:proofErr w:type="spellStart"/>
      <w:r w:rsidRPr="00B10407">
        <w:t>mAP</w:t>
      </w:r>
      <w:proofErr w:type="spellEnd"/>
      <w:r w:rsidRPr="00B10407">
        <w:t>.</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w:lastRenderedPageBreak/>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e>
        </m:d>
      </m:oMath>
      <w:r w:rsidRPr="00B10407">
        <w:t xml:space="preserve"> </w:t>
      </w:r>
      <w:r w:rsidRPr="00B10407">
        <w:tab/>
      </w:r>
      <w:r w:rsidRPr="00B10407">
        <w:tab/>
      </w:r>
      <w:r w:rsidRPr="00B10407">
        <w:tab/>
      </w:r>
      <w:r w:rsidRPr="00B10407">
        <w:tab/>
      </w:r>
      <w:r w:rsidRPr="00B10407">
        <w:tab/>
      </w:r>
      <w:r w:rsidRPr="00B10407">
        <w:tab/>
        <w:t>(6)</w:t>
      </w:r>
    </w:p>
    <w:p w:rsidR="00BD7746" w:rsidRDefault="00BD7746" w:rsidP="00B10407">
      <w:pPr>
        <w:pStyle w:val="Normal1"/>
        <w:rPr>
          <w:bCs/>
        </w:rPr>
      </w:pPr>
    </w:p>
    <w:p w:rsidR="00B10407" w:rsidRPr="00B10407" w:rsidRDefault="00B10407" w:rsidP="00936191">
      <w:pPr>
        <w:pStyle w:val="Normal1"/>
        <w:jc w:val="both"/>
        <w:rPr>
          <w:bCs/>
        </w:rPr>
      </w:pPr>
      <w:r w:rsidRPr="00B10407">
        <w:rPr>
          <w:bCs/>
        </w:rPr>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 number of images with positive 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Pr="00B10407">
        <w:rPr>
          <w:bCs/>
        </w:rPr>
        <w:t xml:space="preserve">number of negative images,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number of correct positive and negative images, respectively.</w:t>
      </w:r>
    </w:p>
    <w:p w:rsidR="00B10407" w:rsidRDefault="00B10407">
      <w:pPr>
        <w:pStyle w:val="Normal1"/>
      </w:pPr>
    </w:p>
    <w:p w:rsidR="00B10407" w:rsidRPr="00B10407" w:rsidRDefault="004C6413" w:rsidP="00936191">
      <w:pPr>
        <w:pStyle w:val="Heading1"/>
        <w:contextualSpacing w:val="0"/>
        <w:jc w:val="both"/>
      </w:pPr>
      <w:bookmarkStart w:id="37" w:name="h.oxtyd3e8m420" w:colFirst="0" w:colLast="0"/>
      <w:bookmarkEnd w:id="37"/>
      <w:commentRangeStart w:id="38"/>
      <w:r>
        <w:t>Solution I/O Specification</w:t>
      </w:r>
      <w:commentRangeEnd w:id="38"/>
      <w:r w:rsidR="00D54855">
        <w:rPr>
          <w:rStyle w:val="CommentReference"/>
          <w:rFonts w:ascii="Arial" w:eastAsia="Arial" w:hAnsi="Arial" w:cs="Arial"/>
        </w:rPr>
        <w:commentReference w:id="38"/>
      </w:r>
    </w:p>
    <w:p w:rsidR="00671AD3" w:rsidRDefault="004C6413" w:rsidP="00936191">
      <w:pPr>
        <w:pStyle w:val="Heading2"/>
        <w:contextualSpacing w:val="0"/>
        <w:jc w:val="both"/>
      </w:pPr>
      <w:bookmarkStart w:id="39" w:name="h.10ktcwu4xpd5" w:colFirst="0" w:colLast="0"/>
      <w:bookmarkEnd w:id="39"/>
      <w:commentRangeStart w:id="40"/>
      <w:r>
        <w:t>Input Data Format</w:t>
      </w:r>
      <w:commentRangeEnd w:id="40"/>
      <w:r w:rsidR="00A62CC0">
        <w:rPr>
          <w:rStyle w:val="CommentReference"/>
          <w:rFonts w:ascii="Arial" w:eastAsia="Arial" w:hAnsi="Arial" w:cs="Arial"/>
          <w:b w:val="0"/>
        </w:rPr>
        <w:commentReference w:id="40"/>
      </w:r>
    </w:p>
    <w:p w:rsidR="00B10407" w:rsidRDefault="00B10407" w:rsidP="00936191">
      <w:pPr>
        <w:pStyle w:val="Normal1"/>
        <w:jc w:val="both"/>
        <w:rPr>
          <w:ins w:id="42" w:author="Roddy Collins" w:date="2015-06-11T17:22:00Z"/>
        </w:rPr>
      </w:pPr>
    </w:p>
    <w:p w:rsidR="00671E46" w:rsidRPr="00671E46" w:rsidRDefault="00671E46" w:rsidP="00936191">
      <w:pPr>
        <w:pStyle w:val="Normal1"/>
        <w:jc w:val="both"/>
        <w:rPr>
          <w:ins w:id="43" w:author="Roddy Collins" w:date="2015-06-11T17:22:00Z"/>
          <w:b/>
          <w:rPrChange w:id="44" w:author="Roddy Collins" w:date="2015-06-11T17:22:00Z">
            <w:rPr>
              <w:ins w:id="45" w:author="Roddy Collins" w:date="2015-06-11T17:22:00Z"/>
            </w:rPr>
          </w:rPrChange>
        </w:rPr>
      </w:pPr>
      <w:ins w:id="46" w:author="Roddy Collins" w:date="2015-06-11T17:22:00Z">
        <w:r w:rsidRPr="00671E46">
          <w:rPr>
            <w:b/>
            <w:rPrChange w:id="47" w:author="Roddy Collins" w:date="2015-06-11T17:22:00Z">
              <w:rPr/>
            </w:rPrChange>
          </w:rPr>
          <w:t>THIS SECTION UNDER CONSTRUCTION</w:t>
        </w:r>
      </w:ins>
    </w:p>
    <w:p w:rsidR="00671E46" w:rsidRDefault="00671E46" w:rsidP="00936191">
      <w:pPr>
        <w:pStyle w:val="Normal1"/>
        <w:jc w:val="both"/>
      </w:pPr>
    </w:p>
    <w:p w:rsidR="00B10407" w:rsidRDefault="007640F9" w:rsidP="00936191">
      <w:pPr>
        <w:pStyle w:val="Normal1"/>
        <w:jc w:val="both"/>
      </w:pPr>
      <w:r>
        <w:t xml:space="preserve">All images (test and training) will reference a list of </w:t>
      </w:r>
      <w:r w:rsidR="004C0F40">
        <w:t xml:space="preserve">24 </w:t>
      </w:r>
      <w:r w:rsidR="00B46A9E">
        <w:t>labels</w:t>
      </w:r>
      <w:r>
        <w:t>, e.g. 0 = 'animal', 1 = 'baby', etc.</w:t>
      </w:r>
      <w:r w:rsidR="004C0F40">
        <w:t xml:space="preserve"> </w:t>
      </w:r>
      <w:r>
        <w:t>Training data will be provided as a set of files for label, image feature, and metadata, one set per image in the training set.</w:t>
      </w:r>
    </w:p>
    <w:p w:rsidR="007640F9" w:rsidRDefault="007640F9" w:rsidP="00936191">
      <w:pPr>
        <w:pStyle w:val="Normal1"/>
        <w:numPr>
          <w:ilvl w:val="0"/>
          <w:numId w:val="8"/>
        </w:numPr>
        <w:jc w:val="both"/>
      </w:pPr>
      <w:r>
        <w:t xml:space="preserve">Label: one file with two lines: the first line is the image ID; the second is a single line of 24 space-separated "0" or "1" characters, indicating the absence or presence of the corresponding </w:t>
      </w:r>
      <w:r w:rsidR="00B46A9E">
        <w:t>label</w:t>
      </w:r>
      <w:r>
        <w:t xml:space="preserve"> in the image. I</w:t>
      </w:r>
      <w:r w:rsidR="00B46A9E">
        <w:t>n round 1, the deferred labels</w:t>
      </w:r>
      <w:r>
        <w:t xml:space="preserve"> will be represented by 'x' characters.</w:t>
      </w:r>
    </w:p>
    <w:p w:rsidR="007640F9" w:rsidRDefault="007640F9" w:rsidP="00936191">
      <w:pPr>
        <w:pStyle w:val="Normal1"/>
        <w:numPr>
          <w:ilvl w:val="0"/>
          <w:numId w:val="8"/>
        </w:numPr>
        <w:jc w:val="both"/>
      </w:pPr>
      <w:r>
        <w:t>Features: one file with the image ID on the first line followed by image features, one vector per line. Precise identity of the feature vectors TBD.</w:t>
      </w:r>
    </w:p>
    <w:p w:rsidR="007640F9" w:rsidRDefault="007640F9" w:rsidP="00936191">
      <w:pPr>
        <w:pStyle w:val="Normal1"/>
        <w:numPr>
          <w:ilvl w:val="0"/>
          <w:numId w:val="8"/>
        </w:numPr>
        <w:jc w:val="both"/>
      </w:pPr>
      <w:r>
        <w:t>Metadata: one file with</w:t>
      </w:r>
    </w:p>
    <w:p w:rsidR="007640F9" w:rsidRDefault="007640F9" w:rsidP="00936191">
      <w:pPr>
        <w:pStyle w:val="Normal1"/>
        <w:numPr>
          <w:ilvl w:val="1"/>
          <w:numId w:val="8"/>
        </w:numPr>
        <w:jc w:val="both"/>
      </w:pPr>
      <w:r>
        <w:t>image ID</w:t>
      </w:r>
    </w:p>
    <w:p w:rsidR="007640F9" w:rsidRDefault="007640F9" w:rsidP="00936191">
      <w:pPr>
        <w:pStyle w:val="Normal1"/>
        <w:numPr>
          <w:ilvl w:val="1"/>
          <w:numId w:val="8"/>
        </w:numPr>
        <w:jc w:val="both"/>
      </w:pPr>
      <w:r>
        <w:t>user ID</w:t>
      </w:r>
    </w:p>
    <w:p w:rsidR="007640F9" w:rsidRDefault="007640F9" w:rsidP="00936191">
      <w:pPr>
        <w:pStyle w:val="Normal1"/>
        <w:numPr>
          <w:ilvl w:val="1"/>
          <w:numId w:val="8"/>
        </w:numPr>
        <w:jc w:val="both"/>
      </w:pPr>
      <w:r>
        <w:t>image capture time</w:t>
      </w:r>
    </w:p>
    <w:p w:rsidR="007640F9" w:rsidRDefault="007640F9" w:rsidP="00936191">
      <w:pPr>
        <w:pStyle w:val="Normal1"/>
        <w:numPr>
          <w:ilvl w:val="1"/>
          <w:numId w:val="8"/>
        </w:numPr>
        <w:jc w:val="both"/>
      </w:pPr>
      <w:r>
        <w:t>user tags</w:t>
      </w:r>
    </w:p>
    <w:p w:rsidR="007640F9" w:rsidRDefault="007640F9" w:rsidP="00936191">
      <w:pPr>
        <w:pStyle w:val="Normal1"/>
        <w:jc w:val="both"/>
      </w:pPr>
    </w:p>
    <w:p w:rsidR="007640F9" w:rsidRPr="00B10407" w:rsidRDefault="007640F9" w:rsidP="00936191">
      <w:pPr>
        <w:pStyle w:val="Normal1"/>
        <w:jc w:val="both"/>
      </w:pPr>
      <w:r>
        <w:t>Test data will be the same, except without the label file. User IDs will be separated between test and train data; i.e. no individual user ID will have data in both the test and train sets.</w:t>
      </w:r>
      <w:r>
        <w:tab/>
      </w:r>
    </w:p>
    <w:p w:rsidR="00671AD3" w:rsidRDefault="004C6413" w:rsidP="00936191">
      <w:pPr>
        <w:pStyle w:val="Heading2"/>
        <w:contextualSpacing w:val="0"/>
        <w:jc w:val="both"/>
      </w:pPr>
      <w:bookmarkStart w:id="48" w:name="h.wwefx8w2km3q" w:colFirst="0" w:colLast="0"/>
      <w:bookmarkEnd w:id="48"/>
      <w:r>
        <w:t>Output Data Format</w:t>
      </w:r>
    </w:p>
    <w:p w:rsidR="007640F9" w:rsidRDefault="007640F9" w:rsidP="00936191">
      <w:pPr>
        <w:pStyle w:val="Normal1"/>
        <w:jc w:val="both"/>
      </w:pPr>
    </w:p>
    <w:p w:rsidR="00671AD3" w:rsidRDefault="007640F9" w:rsidP="00936191">
      <w:pPr>
        <w:pStyle w:val="Normal1"/>
        <w:jc w:val="both"/>
      </w:pPr>
      <w:r>
        <w:t xml:space="preserve">For test data, your system should return a label file for each image: the image ID on the first line, then a second line with 24 floating point values between 0 and 1, each representing the likelihood that your system estimates the corresponding concept is present in the image. (In round 1, the deferred concepts should be </w:t>
      </w:r>
      <w:r w:rsidR="00A873FA">
        <w:t>reported as</w:t>
      </w:r>
      <w:r>
        <w:t xml:space="preserve"> '-1' values.)</w:t>
      </w:r>
      <w:bookmarkStart w:id="49" w:name="h.b4npv3mcmcyk" w:colFirst="0" w:colLast="0"/>
      <w:bookmarkStart w:id="50" w:name="h.qo50m5lnyexr" w:colFirst="0" w:colLast="0"/>
      <w:bookmarkEnd w:id="49"/>
      <w:bookmarkEnd w:id="50"/>
    </w:p>
    <w:p w:rsidR="00671AD3" w:rsidRDefault="004C6413" w:rsidP="00936191">
      <w:pPr>
        <w:pStyle w:val="Heading1"/>
        <w:contextualSpacing w:val="0"/>
        <w:jc w:val="both"/>
      </w:pPr>
      <w:bookmarkStart w:id="51" w:name="h.qym5523jrd3j" w:colFirst="0" w:colLast="0"/>
      <w:bookmarkEnd w:id="51"/>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Hong, H. Li, Z. </w:t>
      </w:r>
      <w:proofErr w:type="spellStart"/>
      <w:r w:rsidRPr="00952109">
        <w:rPr>
          <w:rFonts w:eastAsia="Times New Roman"/>
          <w:szCs w:val="22"/>
        </w:rPr>
        <w:t>Luo</w:t>
      </w:r>
      <w:proofErr w:type="spellEnd"/>
      <w:r w:rsidRPr="00952109">
        <w:rPr>
          <w:rFonts w:eastAsia="Times New Roman"/>
          <w:szCs w:val="22"/>
        </w:rPr>
        <w:t xml:space="preserve">, Y.T. </w:t>
      </w:r>
      <w:proofErr w:type="spellStart"/>
      <w:r w:rsidRPr="00952109">
        <w:rPr>
          <w:rFonts w:eastAsia="Times New Roman"/>
          <w:szCs w:val="22"/>
        </w:rPr>
        <w:t>Zheng</w:t>
      </w:r>
      <w:proofErr w:type="spellEnd"/>
      <w:r w:rsidRPr="00952109">
        <w:rPr>
          <w:rFonts w:eastAsia="Times New Roman"/>
          <w:szCs w:val="22"/>
        </w:rPr>
        <w:t>: NUS-WIDE: A real-world web image database from the National University of Singapore, in CIVR (2009)</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 xml:space="preserve">[Huiskes2008] </w:t>
      </w:r>
      <w:proofErr w:type="spellStart"/>
      <w:r w:rsidRPr="00952109">
        <w:rPr>
          <w:rFonts w:eastAsia="Times New Roman"/>
          <w:szCs w:val="22"/>
        </w:rPr>
        <w:t>Huiskes</w:t>
      </w:r>
      <w:proofErr w:type="spellEnd"/>
      <w:r w:rsidRPr="00952109">
        <w:rPr>
          <w:rFonts w:eastAsia="Times New Roman"/>
          <w:szCs w:val="22"/>
        </w:rPr>
        <w:t xml:space="preserve">, M., Lew, M. The MIR </w:t>
      </w:r>
      <w:proofErr w:type="spellStart"/>
      <w:r w:rsidRPr="00952109">
        <w:rPr>
          <w:rFonts w:eastAsia="Times New Roman"/>
          <w:szCs w:val="22"/>
        </w:rPr>
        <w:t>Flickr</w:t>
      </w:r>
      <w:proofErr w:type="spellEnd"/>
      <w:r w:rsidRPr="00952109">
        <w:rPr>
          <w:rFonts w:eastAsia="Times New Roman"/>
          <w:szCs w:val="22"/>
        </w:rPr>
        <w:t xml:space="preserve"> retrieval evaluation. In: CIVR. (2008)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[Nowak2010] S. Nowak, M. </w:t>
      </w:r>
      <w:proofErr w:type="spellStart"/>
      <w:r w:rsidRPr="00952109">
        <w:rPr>
          <w:rFonts w:eastAsia="Times New Roman"/>
          <w:szCs w:val="22"/>
        </w:rPr>
        <w:t>Huiskes</w:t>
      </w:r>
      <w:proofErr w:type="spellEnd"/>
      <w:r w:rsidRPr="00952109">
        <w:rPr>
          <w:rFonts w:eastAsia="Times New Roman"/>
          <w:szCs w:val="22"/>
        </w:rPr>
        <w:t xml:space="preserve">. New strategies for image annotation: Overview of the photo annotation task at </w:t>
      </w:r>
      <w:proofErr w:type="spellStart"/>
      <w:r w:rsidRPr="00952109">
        <w:rPr>
          <w:rFonts w:eastAsia="Times New Roman"/>
          <w:szCs w:val="22"/>
        </w:rPr>
        <w:t>ImageCLEF</w:t>
      </w:r>
      <w:proofErr w:type="spellEnd"/>
      <w:r w:rsidRPr="00952109">
        <w:rPr>
          <w:rFonts w:eastAsia="Times New Roman"/>
          <w:szCs w:val="22"/>
        </w:rPr>
        <w:t xml:space="preserve"> 2010, in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proofErr w:type="spellStart"/>
      <w:r w:rsidRPr="00952109">
        <w:rPr>
          <w:rFonts w:eastAsia="Times New Roman"/>
          <w:szCs w:val="22"/>
        </w:rPr>
        <w:t>Denoyer</w:t>
      </w:r>
      <w:proofErr w:type="spellEnd"/>
      <w:r w:rsidRPr="00952109">
        <w:rPr>
          <w:rFonts w:eastAsia="Times New Roman"/>
          <w:szCs w:val="22"/>
        </w:rPr>
        <w:t xml:space="preserve">, L., </w:t>
      </w:r>
      <w:proofErr w:type="spellStart"/>
      <w:r w:rsidRPr="00952109">
        <w:rPr>
          <w:rFonts w:eastAsia="Times New Roman"/>
          <w:szCs w:val="22"/>
        </w:rPr>
        <w:t>Gallinari</w:t>
      </w:r>
      <w:proofErr w:type="spellEnd"/>
      <w:r w:rsidRPr="00952109">
        <w:rPr>
          <w:rFonts w:eastAsia="Times New Roman"/>
          <w:szCs w:val="22"/>
        </w:rPr>
        <w:t>, P.: A ranking based model for automatic image annotation in a social network. In: 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proofErr w:type="spellStart"/>
      <w:r w:rsidRPr="00952109">
        <w:rPr>
          <w:rFonts w:eastAsia="Times New Roman"/>
          <w:szCs w:val="22"/>
        </w:rPr>
        <w:t>Lindstaedt</w:t>
      </w:r>
      <w:proofErr w:type="spellEnd"/>
      <w:r w:rsidRPr="00952109">
        <w:rPr>
          <w:rFonts w:eastAsia="Times New Roman"/>
          <w:szCs w:val="22"/>
        </w:rPr>
        <w:t xml:space="preserve">, S., </w:t>
      </w:r>
      <w:proofErr w:type="spellStart"/>
      <w:r w:rsidRPr="00952109">
        <w:rPr>
          <w:rFonts w:eastAsia="Times New Roman"/>
          <w:szCs w:val="22"/>
        </w:rPr>
        <w:t>Pammer</w:t>
      </w:r>
      <w:proofErr w:type="spellEnd"/>
      <w:r w:rsidRPr="00952109">
        <w:rPr>
          <w:rFonts w:eastAsia="Times New Roman"/>
          <w:szCs w:val="22"/>
        </w:rPr>
        <w:t xml:space="preserve">, V., </w:t>
      </w:r>
      <w:proofErr w:type="spellStart"/>
      <w:r w:rsidRPr="00952109">
        <w:rPr>
          <w:rFonts w:eastAsia="Times New Roman"/>
          <w:szCs w:val="22"/>
        </w:rPr>
        <w:t>Morzinger</w:t>
      </w:r>
      <w:proofErr w:type="spellEnd"/>
      <w:r w:rsidRPr="00952109">
        <w:rPr>
          <w:rFonts w:eastAsia="Times New Roman"/>
          <w:szCs w:val="22"/>
        </w:rPr>
        <w:t xml:space="preserve">, R., Kern, R., </w:t>
      </w:r>
      <w:proofErr w:type="spellStart"/>
      <w:r w:rsidRPr="00952109">
        <w:rPr>
          <w:rFonts w:eastAsia="Times New Roman"/>
          <w:szCs w:val="22"/>
        </w:rPr>
        <w:t>Mulner</w:t>
      </w:r>
      <w:proofErr w:type="spellEnd"/>
      <w:r w:rsidRPr="00952109">
        <w:rPr>
          <w:rFonts w:eastAsia="Times New Roman"/>
          <w:szCs w:val="22"/>
        </w:rPr>
        <w:t>, H., Wagner, C.: Recommending tags for pictures based on text, visual content and user context. In: Internet and Web Applications and Services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proofErr w:type="spellStart"/>
      <w:r w:rsidRPr="00952109">
        <w:rPr>
          <w:rFonts w:eastAsia="Times New Roman"/>
          <w:szCs w:val="22"/>
        </w:rPr>
        <w:t>Sigurbjornsson</w:t>
      </w:r>
      <w:proofErr w:type="spellEnd"/>
      <w:r w:rsidRPr="00952109">
        <w:rPr>
          <w:rFonts w:eastAsia="Times New Roman"/>
          <w:szCs w:val="22"/>
        </w:rPr>
        <w:t xml:space="preserve">, B., van </w:t>
      </w:r>
      <w:proofErr w:type="spellStart"/>
      <w:r w:rsidRPr="00952109">
        <w:rPr>
          <w:rFonts w:eastAsia="Times New Roman"/>
          <w:szCs w:val="22"/>
        </w:rPr>
        <w:t>Zwol</w:t>
      </w:r>
      <w:proofErr w:type="spellEnd"/>
      <w:r w:rsidRPr="00952109">
        <w:rPr>
          <w:rFonts w:eastAsia="Times New Roman"/>
          <w:szCs w:val="22"/>
        </w:rPr>
        <w:t xml:space="preserve">, R.: </w:t>
      </w:r>
      <w:proofErr w:type="spellStart"/>
      <w:r w:rsidRPr="00952109">
        <w:rPr>
          <w:rFonts w:eastAsia="Times New Roman"/>
          <w:szCs w:val="22"/>
        </w:rPr>
        <w:t>Flickr</w:t>
      </w:r>
      <w:proofErr w:type="spellEnd"/>
      <w:r w:rsidRPr="00952109">
        <w:rPr>
          <w:rFonts w:eastAsia="Times New Roman"/>
          <w:szCs w:val="22"/>
        </w:rPr>
        <w:t xml:space="preserve"> tag recommendation based on collective knowledge, in WWW, 2008. </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[Sawant2010] </w:t>
      </w:r>
      <w:proofErr w:type="spellStart"/>
      <w:r w:rsidRPr="00952109">
        <w:rPr>
          <w:rFonts w:eastAsia="Times New Roman"/>
          <w:szCs w:val="22"/>
        </w:rPr>
        <w:t>Sawant</w:t>
      </w:r>
      <w:proofErr w:type="spellEnd"/>
      <w:r w:rsidRPr="00952109">
        <w:rPr>
          <w:rFonts w:eastAsia="Times New Roman"/>
          <w:szCs w:val="22"/>
        </w:rPr>
        <w:t xml:space="preserve">, N., </w:t>
      </w:r>
      <w:proofErr w:type="spellStart"/>
      <w:r w:rsidRPr="00952109">
        <w:rPr>
          <w:rFonts w:eastAsia="Times New Roman"/>
          <w:szCs w:val="22"/>
        </w:rPr>
        <w:t>Datta</w:t>
      </w:r>
      <w:proofErr w:type="spellEnd"/>
      <w:r w:rsidRPr="00952109">
        <w:rPr>
          <w:rFonts w:eastAsia="Times New Roman"/>
          <w:szCs w:val="22"/>
        </w:rPr>
        <w:t>, R., Li, J., Wang, J.: Quest for relevant tags using local interaction networks and visual content. In: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[Stone2008] Stone, Z., </w:t>
      </w:r>
      <w:proofErr w:type="spellStart"/>
      <w:r w:rsidRPr="00952109">
        <w:rPr>
          <w:rFonts w:eastAsia="Times New Roman"/>
          <w:szCs w:val="22"/>
        </w:rPr>
        <w:t>Zickler</w:t>
      </w:r>
      <w:proofErr w:type="spellEnd"/>
      <w:r w:rsidRPr="00952109">
        <w:rPr>
          <w:rFonts w:eastAsia="Times New Roman"/>
          <w:szCs w:val="22"/>
        </w:rPr>
        <w:t xml:space="preserve">, T., Darrell, T.: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context improves photo annotation. In: CVPR Workshop on Internet Vision. (2008)</w:t>
      </w:r>
    </w:p>
    <w:p w:rsidR="0027499F" w:rsidRPr="009F6024" w:rsidRDefault="00952109" w:rsidP="00936191">
      <w:pPr>
        <w:pStyle w:val="ListParagraph"/>
        <w:numPr>
          <w:ilvl w:val="0"/>
          <w:numId w:val="5"/>
        </w:numPr>
        <w:jc w:val="both"/>
        <w:rPr>
          <w:rFonts w:ascii="Arial" w:hAnsi="Arial" w:cs="Arial"/>
        </w:rPr>
      </w:pPr>
      <w:r w:rsidRPr="00952109">
        <w:rPr>
          <w:rFonts w:ascii="Arial" w:hAnsi="Arial" w:cs="Arial"/>
        </w:rPr>
        <w:t xml:space="preserve">[Kumar2006] S. Kumar and M. </w:t>
      </w:r>
      <w:proofErr w:type="spellStart"/>
      <w:r w:rsidRPr="00952109">
        <w:rPr>
          <w:rFonts w:ascii="Arial" w:hAnsi="Arial" w:cs="Arial"/>
        </w:rPr>
        <w:t>Hebet</w:t>
      </w:r>
      <w:proofErr w:type="spellEnd"/>
      <w:r w:rsidRPr="00952109">
        <w:rPr>
          <w:rFonts w:ascii="Arial" w:hAnsi="Arial" w:cs="Arial"/>
        </w:rPr>
        <w:t>, “Discriminative Random fields,” IJCV, 2006</w:t>
      </w:r>
    </w:p>
    <w:p w:rsidR="00671AD3" w:rsidRDefault="00671AD3" w:rsidP="00936191">
      <w:pPr>
        <w:pStyle w:val="Normal1"/>
        <w:jc w:val="both"/>
      </w:pPr>
    </w:p>
    <w:sectPr w:rsidR="00671AD3" w:rsidSect="00671AD3">
      <w:pgSz w:w="12240" w:h="15840"/>
      <w:pgMar w:top="1440" w:right="1440" w:bottom="1440" w:left="1440" w:header="720" w:footer="720"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2" w:author="Tom Dietterich" w:date="2015-06-11T16:50:00Z" w:initials="TGD">
    <w:p w:rsidR="005B6600" w:rsidRDefault="005B6600">
      <w:pPr>
        <w:pStyle w:val="CommentText"/>
      </w:pPr>
      <w:r>
        <w:rPr>
          <w:rStyle w:val="CommentReference"/>
        </w:rPr>
        <w:annotationRef/>
      </w:r>
      <w:r>
        <w:t>I suggest using math mode on these variables. Change tracking doesn't detect that I have done this.</w:t>
      </w:r>
    </w:p>
  </w:comment>
  <w:comment w:id="23" w:author="Roddy Collins" w:date="2015-06-11T16:51:00Z" w:initials="RGC">
    <w:p w:rsidR="005B6600" w:rsidRDefault="005B6600">
      <w:pPr>
        <w:pStyle w:val="CommentText"/>
      </w:pPr>
      <w:r>
        <w:rPr>
          <w:rStyle w:val="CommentReference"/>
        </w:rPr>
        <w:annotationRef/>
      </w:r>
      <w:r>
        <w:t>Tom, my apologies as a Word novice-- is math mode distinct from entering these values as equations, as is the case elsewhere in this section?  Or have you already converted these variables?</w:t>
      </w:r>
    </w:p>
  </w:comment>
  <w:comment w:id="24" w:author="Tom Dietterich" w:date="2015-05-28T10:47:00Z" w:initials="TGD">
    <w:p w:rsidR="005B6600" w:rsidRDefault="005B6600">
      <w:pPr>
        <w:pStyle w:val="CommentText"/>
      </w:pPr>
      <w:r>
        <w:rPr>
          <w:rStyle w:val="CommentReference"/>
        </w:rPr>
        <w:annotationRef/>
      </w:r>
      <w:r>
        <w:t>Here too</w:t>
      </w:r>
    </w:p>
  </w:comment>
  <w:comment w:id="25" w:author="Tom Dietterich" w:date="2015-05-28T10:47:00Z" w:initials="TGD">
    <w:p w:rsidR="005B6600" w:rsidRDefault="005B6600">
      <w:pPr>
        <w:pStyle w:val="CommentText"/>
      </w:pPr>
      <w:r>
        <w:rPr>
          <w:rStyle w:val="CommentReference"/>
        </w:rPr>
        <w:annotationRef/>
      </w:r>
      <w:r>
        <w:t>and here</w:t>
      </w:r>
    </w:p>
  </w:comment>
  <w:comment w:id="26" w:author="Tom Dietterich" w:date="2015-05-28T10:47:00Z" w:initials="TGD">
    <w:p w:rsidR="005B6600" w:rsidRDefault="005B6600">
      <w:pPr>
        <w:pStyle w:val="CommentText"/>
      </w:pPr>
      <w:r>
        <w:rPr>
          <w:rStyle w:val="CommentReference"/>
        </w:rPr>
        <w:annotationRef/>
      </w:r>
      <w:r>
        <w:t xml:space="preserve">This ignores </w:t>
      </w:r>
      <w:proofErr w:type="spellStart"/>
      <w:r>
        <w:t>pairwise</w:t>
      </w:r>
      <w:proofErr w:type="spellEnd"/>
      <w:r>
        <w:t xml:space="preserve"> potentials between the labels, of course. </w:t>
      </w:r>
    </w:p>
  </w:comment>
  <w:comment w:id="32" w:author="Tom Dietterich" w:date="2015-05-28T10:47:00Z" w:initials="TGD">
    <w:p w:rsidR="005B6600" w:rsidRDefault="005B6600" w:rsidP="00D13D7C">
      <w:pPr>
        <w:pStyle w:val="CommentText"/>
      </w:pPr>
      <w:r>
        <w:rPr>
          <w:rStyle w:val="CommentReference"/>
        </w:rPr>
        <w:annotationRef/>
      </w:r>
      <w:r>
        <w:t>Because the entire set of images forms a graph, how do you propose to select the training vs. test instances? For example, will you construct a min-cost cut of the graph to try to minimize the links between training and test images, or will you just choose nodes at random? If there are links between training and test images, will they be provided?</w:t>
      </w:r>
    </w:p>
  </w:comment>
  <w:comment w:id="33" w:author="Roddy Collins" w:date="2015-05-28T10:51:00Z" w:initials="RGC">
    <w:p w:rsidR="005B6600" w:rsidRDefault="005B6600">
      <w:pPr>
        <w:pStyle w:val="CommentText"/>
      </w:pPr>
      <w:r>
        <w:rPr>
          <w:rStyle w:val="CommentReference"/>
        </w:rPr>
        <w:annotationRef/>
      </w:r>
      <w:r>
        <w:t xml:space="preserve">Tom-- these are excellent questions which we're still working on. </w:t>
      </w:r>
      <w:proofErr w:type="spellStart"/>
      <w:r>
        <w:t>Eran</w:t>
      </w:r>
      <w:proofErr w:type="spellEnd"/>
      <w:r>
        <w:t xml:space="preserve"> is consulting with some other folks here who have CRF experience. My hope is that by separating out "structures" as a "round 2 concept", we'll have a natural progression in the data from Round 1 to Round 2. Anthony suggested using the EXIF timestamps to drive a test/train split, with the idea that this would provide a natural partition of the comments and other metadata. I'm still investigating the extent to which that holds.</w:t>
      </w:r>
    </w:p>
    <w:p w:rsidR="005B6600" w:rsidRDefault="005B6600">
      <w:pPr>
        <w:pStyle w:val="CommentText"/>
      </w:pPr>
    </w:p>
    <w:p w:rsidR="005B6600" w:rsidRDefault="005B6600">
      <w:pPr>
        <w:pStyle w:val="CommentText"/>
      </w:pPr>
      <w:r>
        <w:t>If there are additional measures I could compute on the data which would help resolve this, please let me know!</w:t>
      </w:r>
    </w:p>
    <w:p w:rsidR="005B6600" w:rsidRDefault="005B6600">
      <w:pPr>
        <w:pStyle w:val="CommentText"/>
      </w:pPr>
    </w:p>
    <w:p w:rsidR="005B6600" w:rsidRPr="009436C3" w:rsidRDefault="005B6600">
      <w:pPr>
        <w:pStyle w:val="CommentText"/>
        <w:rPr>
          <w:b/>
        </w:rPr>
      </w:pPr>
      <w:r w:rsidRPr="009436C3">
        <w:rPr>
          <w:b/>
        </w:rPr>
        <w:t>Tom: I like the time stamp idea.</w:t>
      </w:r>
    </w:p>
  </w:comment>
  <w:comment w:id="34" w:author="Tom Dietterich" w:date="2015-05-28T10:53:00Z" w:initials="TGD">
    <w:p w:rsidR="005B6600" w:rsidRDefault="005B6600">
      <w:pPr>
        <w:pStyle w:val="CommentText"/>
      </w:pPr>
      <w:r>
        <w:rPr>
          <w:rStyle w:val="CommentReference"/>
        </w:rPr>
        <w:annotationRef/>
      </w:r>
      <w:r>
        <w:t>Is the rationale for this that “structures” is the most common label? [Note that it is clipped in the image in Fig 1.]</w:t>
      </w:r>
    </w:p>
  </w:comment>
  <w:comment w:id="35" w:author="Roddy Collins" w:date="2015-06-11T17:19:00Z" w:initials="RGC">
    <w:p w:rsidR="00671E46" w:rsidRDefault="00671E46">
      <w:pPr>
        <w:pStyle w:val="CommentText"/>
      </w:pPr>
      <w:r>
        <w:rPr>
          <w:rStyle w:val="CommentReference"/>
        </w:rPr>
        <w:annotationRef/>
      </w:r>
      <w:r>
        <w:t>Essentially, yes, that's the rationale. I'll correct the clipping.</w:t>
      </w:r>
    </w:p>
  </w:comment>
  <w:comment w:id="38" w:author="Tom Dietterich" w:date="2015-05-28T10:54:00Z" w:initials="TGD">
    <w:p w:rsidR="005B6600" w:rsidRDefault="005B6600">
      <w:pPr>
        <w:pStyle w:val="CommentText"/>
      </w:pPr>
      <w:r>
        <w:rPr>
          <w:rStyle w:val="CommentReference"/>
        </w:rPr>
        <w:annotationRef/>
      </w:r>
      <w:r>
        <w:t xml:space="preserve">This needs to be made much more precise. Are these comma-separated values? tab separated? space separated? How will missing values be indicated? </w:t>
      </w:r>
    </w:p>
  </w:comment>
  <w:comment w:id="40" w:author="Tom Dietterich" w:date="2015-05-28T10:56:00Z" w:initials="TGD">
    <w:p w:rsidR="005B6600" w:rsidRDefault="005B6600">
      <w:pPr>
        <w:pStyle w:val="CommentText"/>
      </w:pPr>
      <w:r>
        <w:rPr>
          <w:rStyle w:val="CommentReference"/>
        </w:rPr>
        <w:annotationRef/>
      </w:r>
      <w:r>
        <w:t>In the data drop, please include sample output files. Ideally, it would be great if you could include your code for the CRF in a form that the teams could run. That would help resolve a lot of ambiguities and also give them a target performance level to try to beat.</w:t>
      </w:r>
      <w:bookmarkStart w:id="41" w:name="_GoBack"/>
      <w:bookmarkEnd w:id="41"/>
    </w:p>
  </w:comment>
</w:comment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8"/>
  </w:num>
  <w:num w:numId="6">
    <w:abstractNumId w:val="9"/>
  </w:num>
  <w:num w:numId="7">
    <w:abstractNumId w:val="2"/>
  </w:num>
  <w:num w:numId="8">
    <w:abstractNumId w:val="10"/>
  </w:num>
  <w:num w:numId="9">
    <w:abstractNumId w:val="5"/>
  </w:num>
  <w:num w:numId="10">
    <w:abstractNumId w:val="0"/>
  </w:num>
  <w:num w:numId="1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proofState w:spelling="clean"/>
  <w:trackRevisions/>
  <w:defaultTabStop w:val="720"/>
  <w:characterSpacingControl w:val="doNotCompress"/>
  <w:compat/>
  <w:rsids>
    <w:rsidRoot w:val="00671AD3"/>
    <w:rsid w:val="000459EE"/>
    <w:rsid w:val="00091918"/>
    <w:rsid w:val="00096149"/>
    <w:rsid w:val="000D45A7"/>
    <w:rsid w:val="000F6138"/>
    <w:rsid w:val="00112818"/>
    <w:rsid w:val="00120F6F"/>
    <w:rsid w:val="001E0FFC"/>
    <w:rsid w:val="00231EB5"/>
    <w:rsid w:val="0027499F"/>
    <w:rsid w:val="00297100"/>
    <w:rsid w:val="00297651"/>
    <w:rsid w:val="002B4E9A"/>
    <w:rsid w:val="002D5912"/>
    <w:rsid w:val="00322E58"/>
    <w:rsid w:val="003647F8"/>
    <w:rsid w:val="003877ED"/>
    <w:rsid w:val="003B6ACB"/>
    <w:rsid w:val="0040271E"/>
    <w:rsid w:val="00405A69"/>
    <w:rsid w:val="00416179"/>
    <w:rsid w:val="00416ACC"/>
    <w:rsid w:val="00424242"/>
    <w:rsid w:val="004958C5"/>
    <w:rsid w:val="004A1A7D"/>
    <w:rsid w:val="004B75C9"/>
    <w:rsid w:val="004C0F40"/>
    <w:rsid w:val="004C3315"/>
    <w:rsid w:val="004C6413"/>
    <w:rsid w:val="004F13F2"/>
    <w:rsid w:val="00501149"/>
    <w:rsid w:val="00535485"/>
    <w:rsid w:val="00556947"/>
    <w:rsid w:val="00566EFB"/>
    <w:rsid w:val="005B6600"/>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831CB6"/>
    <w:rsid w:val="00833968"/>
    <w:rsid w:val="008A166F"/>
    <w:rsid w:val="00917DA5"/>
    <w:rsid w:val="00936191"/>
    <w:rsid w:val="009436C3"/>
    <w:rsid w:val="009470E6"/>
    <w:rsid w:val="00952109"/>
    <w:rsid w:val="00957558"/>
    <w:rsid w:val="009F49C6"/>
    <w:rsid w:val="009F6024"/>
    <w:rsid w:val="00A0556E"/>
    <w:rsid w:val="00A1300E"/>
    <w:rsid w:val="00A269A1"/>
    <w:rsid w:val="00A5078C"/>
    <w:rsid w:val="00A61B36"/>
    <w:rsid w:val="00A62CC0"/>
    <w:rsid w:val="00A8028E"/>
    <w:rsid w:val="00A873FA"/>
    <w:rsid w:val="00AA63B6"/>
    <w:rsid w:val="00B10407"/>
    <w:rsid w:val="00B14E43"/>
    <w:rsid w:val="00B30142"/>
    <w:rsid w:val="00B46A9E"/>
    <w:rsid w:val="00B55BBE"/>
    <w:rsid w:val="00B850D2"/>
    <w:rsid w:val="00BA02A4"/>
    <w:rsid w:val="00BD7746"/>
    <w:rsid w:val="00BF0D80"/>
    <w:rsid w:val="00BF17D4"/>
    <w:rsid w:val="00BF3A1A"/>
    <w:rsid w:val="00C07E0E"/>
    <w:rsid w:val="00C26A0D"/>
    <w:rsid w:val="00C579E5"/>
    <w:rsid w:val="00C632E0"/>
    <w:rsid w:val="00C81D75"/>
    <w:rsid w:val="00CC48FB"/>
    <w:rsid w:val="00CD1C11"/>
    <w:rsid w:val="00CF51F2"/>
    <w:rsid w:val="00D13D7C"/>
    <w:rsid w:val="00D17526"/>
    <w:rsid w:val="00D54855"/>
    <w:rsid w:val="00D866B0"/>
    <w:rsid w:val="00D90A7A"/>
    <w:rsid w:val="00DC449D"/>
    <w:rsid w:val="00DC4CB6"/>
    <w:rsid w:val="00DE3386"/>
    <w:rsid w:val="00DF5557"/>
    <w:rsid w:val="00E44312"/>
    <w:rsid w:val="00E5412F"/>
    <w:rsid w:val="00E86F17"/>
    <w:rsid w:val="00E9299C"/>
    <w:rsid w:val="00E93B70"/>
    <w:rsid w:val="00EA09F5"/>
    <w:rsid w:val="00EA0A26"/>
    <w:rsid w:val="00EB369F"/>
    <w:rsid w:val="00EB5F96"/>
    <w:rsid w:val="00ED4F41"/>
    <w:rsid w:val="00F20811"/>
    <w:rsid w:val="00F20B68"/>
    <w:rsid w:val="00F27AA1"/>
    <w:rsid w:val="00F3104B"/>
    <w:rsid w:val="00F63106"/>
    <w:rsid w:val="00F84A5B"/>
    <w:rsid w:val="00FB3CBE"/>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68A85A-3C95-4B52-A107-89E57096B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2674</Words>
  <Characters>15244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17883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4</cp:revision>
  <cp:lastPrinted>2015-05-26T15:10:00Z</cp:lastPrinted>
  <dcterms:created xsi:type="dcterms:W3CDTF">2015-05-28T17:55:00Z</dcterms:created>
  <dcterms:modified xsi:type="dcterms:W3CDTF">2015-06-11T21:22:00Z</dcterms:modified>
</cp:coreProperties>
</file>