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Start w:id="1" w:name="_GoBack"/>
      <w:bookmarkEnd w:id="0"/>
      <w:bookmarkEnd w:id="1"/>
      <w:r>
        <w:rPr>
          <w:sz w:val="36"/>
        </w:rPr>
        <w:t>DARPA PPAML Challenge Problem #6: Image Labeling</w:t>
      </w:r>
    </w:p>
    <w:p w:rsidR="00671AD3" w:rsidRDefault="00BA02A4">
      <w:pPr>
        <w:pStyle w:val="Normal1"/>
        <w:jc w:val="center"/>
      </w:pPr>
      <w:r>
        <w:t xml:space="preserve">Version </w:t>
      </w:r>
      <w:ins w:id="2" w:author="Roddy Collins" w:date="2015-06-14T14:27:00Z">
        <w:r w:rsidR="009977A5">
          <w:t>8</w:t>
        </w:r>
      </w:ins>
      <w:del w:id="3" w:author="Roddy Collins" w:date="2015-06-14T14:27:00Z">
        <w:r w:rsidR="000459EE" w:rsidDel="009977A5">
          <w:delText>6</w:delText>
        </w:r>
      </w:del>
      <w:r>
        <w:t xml:space="preserve">, </w:t>
      </w:r>
      <w:r w:rsidR="000459EE">
        <w:t>1</w:t>
      </w:r>
      <w:ins w:id="4" w:author="Roddy Collins" w:date="2015-06-14T14:27:00Z">
        <w:r w:rsidR="009977A5">
          <w:t>4</w:t>
        </w:r>
      </w:ins>
      <w:del w:id="5" w:author="Roddy Collins" w:date="2015-06-14T14:27:00Z">
        <w:r w:rsidR="000459EE" w:rsidDel="009977A5">
          <w:delText>1</w:delText>
        </w:r>
      </w:del>
      <w:r w:rsidR="000459EE">
        <w:t xml:space="preserve"> June</w:t>
      </w:r>
      <w:r w:rsidR="004C6413">
        <w:t>2015</w:t>
      </w:r>
    </w:p>
    <w:p w:rsidR="00671AD3" w:rsidRDefault="00671AD3">
      <w:pPr>
        <w:pStyle w:val="Normal1"/>
      </w:pPr>
    </w:p>
    <w:p w:rsidR="00671AD3" w:rsidRDefault="004C6413">
      <w:pPr>
        <w:pStyle w:val="Heading1"/>
        <w:contextualSpacing w:val="0"/>
      </w:pPr>
      <w:bookmarkStart w:id="6" w:name="h.50ixaww5vtuc" w:colFirst="0" w:colLast="0"/>
      <w:bookmarkEnd w:id="6"/>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7" w:name="h.hv5jt1clyye2" w:colFirst="0" w:colLast="0"/>
      <w:bookmarkEnd w:id="7"/>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8" w:name="h.l934fvt4kuew" w:colFirst="0" w:colLast="0"/>
      <w:bookmarkEnd w:id="8"/>
      <w:r>
        <w:lastRenderedPageBreak/>
        <w:t>Problem Specification</w:t>
      </w:r>
    </w:p>
    <w:p w:rsidR="00671AD3" w:rsidRDefault="004C6413">
      <w:pPr>
        <w:pStyle w:val="Heading2"/>
        <w:contextualSpacing w:val="0"/>
      </w:pPr>
      <w:bookmarkStart w:id="9" w:name="h.4lfvc5a94ef1" w:colFirst="0" w:colLast="0"/>
      <w:bookmarkEnd w:id="9"/>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10" w:name="h.qtjn81my4sfp" w:colFirst="0" w:colLast="0"/>
      <w:bookmarkEnd w:id="10"/>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Flickr. </w:t>
      </w:r>
      <w:r w:rsidR="002B4E9A">
        <w:t xml:space="preserve">The following list is provided as guidance; precise file 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 xml:space="preserve">The </w:t>
      </w:r>
      <w:proofErr w:type="spellStart"/>
      <w:r>
        <w:t>Flickr</w:t>
      </w:r>
      <w:proofErr w:type="spellEnd"/>
      <w:r>
        <w:t xml:space="preserve">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 xml:space="preserve">group may contain photos belonging both to the group's owner and other </w:t>
      </w:r>
      <w:proofErr w:type="spellStart"/>
      <w:r w:rsidR="00833968">
        <w:t>Flickr</w:t>
      </w:r>
      <w:proofErr w:type="spellEnd"/>
      <w:r w:rsidR="00833968">
        <w:t xml:space="preserve">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 xml:space="preserve">A gallery may only contain photos belonging to other </w:t>
      </w:r>
      <w:proofErr w:type="spellStart"/>
      <w:r w:rsidR="00833968">
        <w:t>Flickr</w:t>
      </w:r>
      <w:proofErr w:type="spellEnd"/>
      <w:r w:rsidR="00833968">
        <w:t xml:space="preserve">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11" w:name="h.okw3wdwh118b" w:colFirst="0" w:colLast="0"/>
      <w:bookmarkStart w:id="12" w:name="h.4mohk21wujhn" w:colFirst="0" w:colLast="0"/>
      <w:bookmarkEnd w:id="11"/>
      <w:bookmarkEnd w:id="12"/>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xml:space="preserve">. The work in [McAuley2012] </w:t>
      </w:r>
      <w:r w:rsidR="004C6413" w:rsidRPr="004C6413">
        <w:rPr>
          <w:rFonts w:eastAsia="Times New Roman"/>
          <w:szCs w:val="22"/>
        </w:rPr>
        <w:lastRenderedPageBreak/>
        <w:t>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3A45E8"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3A45E8"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Style w:val="CommentReference"/>
          </w:rPr>
          <w:commentReference w:id="13"/>
        </m:r>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3A45E8"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4" w:name="h.mmxvnsvkoy6w" w:colFirst="0" w:colLast="0"/>
      <w:bookmarkEnd w:id="14"/>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lastRenderedPageBreak/>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3A45E8">
        <w:fldChar w:fldCharType="begin"/>
      </w:r>
      <w:r w:rsidR="00A62CC0">
        <w:instrText xml:space="preserve"> SEQ Figure \* ARABIC </w:instrText>
      </w:r>
      <w:r w:rsidR="003A45E8">
        <w:fldChar w:fldCharType="separate"/>
      </w:r>
      <w:r w:rsidR="00120F6F">
        <w:rPr>
          <w:noProof/>
        </w:rPr>
        <w:t>1</w:t>
      </w:r>
      <w:r w:rsidR="003A45E8">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3A45E8">
        <w:fldChar w:fldCharType="begin"/>
      </w:r>
      <w:r w:rsidR="00A62CC0">
        <w:instrText xml:space="preserve"> SEQ Figure \* ARABIC </w:instrText>
      </w:r>
      <w:r w:rsidR="003A45E8">
        <w:fldChar w:fldCharType="separate"/>
      </w:r>
      <w:r w:rsidR="00120F6F">
        <w:rPr>
          <w:noProof/>
        </w:rPr>
        <w:t>2</w:t>
      </w:r>
      <w:r w:rsidR="003A45E8">
        <w:rPr>
          <w:noProof/>
        </w:rPr>
        <w:fldChar w:fldCharType="end"/>
      </w:r>
      <w:r>
        <w:t>; EXIF-timestamp distribution of round 1 and round 2 data</w:t>
      </w:r>
    </w:p>
    <w:p w:rsidR="00671AD3" w:rsidRDefault="004C6413" w:rsidP="00BD7746">
      <w:pPr>
        <w:pStyle w:val="Heading2"/>
        <w:contextualSpacing w:val="0"/>
        <w:jc w:val="both"/>
      </w:pPr>
      <w:bookmarkStart w:id="15" w:name="h.f3antm2jh9f4" w:colFirst="0" w:colLast="0"/>
      <w:bookmarkEnd w:id="15"/>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m:t>
                        </m:r>
                        <w:ins w:id="16" w:author="Tom Dietterich" w:date="2015-06-11T16:33:00Z">
                          <m:r>
                            <w:rPr>
                              <w:rFonts w:ascii="Cambria Math" w:hAnsi="Cambria Math"/>
                            </w:rPr>
                            <m:t>s</m:t>
                          </m:r>
                        </w:ins>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A6010F" w:rsidRDefault="00A6010F" w:rsidP="00A6010F">
      <w:pPr>
        <w:pStyle w:val="Normal1"/>
      </w:pPr>
      <w:bookmarkStart w:id="17" w:name="h.oxtyd3e8m420" w:colFirst="0" w:colLast="0"/>
      <w:bookmarkStart w:id="18" w:name="h.10ktcwu4xpd5" w:colFirst="0" w:colLast="0"/>
      <w:bookmarkStart w:id="19" w:name="h.wwefx8w2km3q" w:colFirst="0" w:colLast="0"/>
      <w:bookmarkStart w:id="20" w:name="h.b4npv3mcmcyk" w:colFirst="0" w:colLast="0"/>
      <w:bookmarkStart w:id="21" w:name="h.qo50m5lnyexr" w:colFirst="0" w:colLast="0"/>
      <w:bookmarkStart w:id="22" w:name="h.qym5523jrd3j" w:colFirst="0" w:colLast="0"/>
      <w:bookmarkEnd w:id="17"/>
      <w:bookmarkEnd w:id="18"/>
      <w:bookmarkEnd w:id="19"/>
      <w:bookmarkEnd w:id="20"/>
      <w:bookmarkEnd w:id="21"/>
      <w:bookmarkEnd w:id="22"/>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w:t>
      </w:r>
      <w:r>
        <w:t>ataset will be provided as a set of "flat" text files. Lines are space-separated sequences of values. Strings are UTF-8 encoded, enclosed in double-quotes. Any double-quotes 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0119A8">
        <w:tc>
          <w:tcPr>
            <w:tcW w:w="1368" w:type="dxa"/>
          </w:tcPr>
          <w:p w:rsidR="00A6010F" w:rsidRDefault="00A6010F" w:rsidP="000119A8">
            <w:pPr>
              <w:pStyle w:val="Normal1"/>
            </w:pPr>
            <w:proofErr w:type="spellStart"/>
            <w:r>
              <w:t>label_id</w:t>
            </w:r>
            <w:proofErr w:type="spellEnd"/>
          </w:p>
        </w:tc>
        <w:tc>
          <w:tcPr>
            <w:tcW w:w="1440" w:type="dxa"/>
          </w:tcPr>
          <w:p w:rsidR="00A6010F" w:rsidRDefault="00A6010F" w:rsidP="000119A8">
            <w:pPr>
              <w:pStyle w:val="Normal1"/>
            </w:pPr>
            <w:r>
              <w:t>unsigned</w:t>
            </w:r>
          </w:p>
        </w:tc>
        <w:tc>
          <w:tcPr>
            <w:tcW w:w="6768" w:type="dxa"/>
          </w:tcPr>
          <w:p w:rsidR="00A6010F" w:rsidRDefault="00A6010F" w:rsidP="000119A8">
            <w:pPr>
              <w:pStyle w:val="Normal1"/>
            </w:pPr>
            <w:r>
              <w:t>The ordinal of this label (range 0-23).</w:t>
            </w:r>
          </w:p>
        </w:tc>
      </w:tr>
      <w:tr w:rsidR="00A6010F" w:rsidTr="000119A8">
        <w:tc>
          <w:tcPr>
            <w:tcW w:w="1368" w:type="dxa"/>
          </w:tcPr>
          <w:p w:rsidR="00A6010F" w:rsidRDefault="00A6010F" w:rsidP="000119A8">
            <w:pPr>
              <w:pStyle w:val="Normal1"/>
            </w:pPr>
            <w:proofErr w:type="spellStart"/>
            <w:r>
              <w:t>label_string</w:t>
            </w:r>
            <w:proofErr w:type="spellEnd"/>
          </w:p>
        </w:tc>
        <w:tc>
          <w:tcPr>
            <w:tcW w:w="1440" w:type="dxa"/>
          </w:tcPr>
          <w:p w:rsidR="00A6010F" w:rsidRDefault="00A6010F" w:rsidP="000119A8">
            <w:pPr>
              <w:pStyle w:val="Normal1"/>
            </w:pPr>
            <w:r>
              <w:t>string</w:t>
            </w:r>
          </w:p>
        </w:tc>
        <w:tc>
          <w:tcPr>
            <w:tcW w:w="6768" w:type="dxa"/>
          </w:tcPr>
          <w:p w:rsidR="00A6010F" w:rsidRDefault="00A6010F" w:rsidP="000119A8">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 xml:space="preserve">unsigned </w:t>
            </w:r>
          </w:p>
        </w:tc>
        <w:tc>
          <w:tcPr>
            <w:tcW w:w="6318" w:type="dxa"/>
            <w:vAlign w:val="center"/>
          </w:tcPr>
          <w:p w:rsidR="00A6010F" w:rsidRDefault="00A6010F" w:rsidP="000119A8">
            <w:pPr>
              <w:pStyle w:val="Normal1"/>
              <w:jc w:val="both"/>
            </w:pPr>
            <w:r>
              <w:t xml:space="preserve">The ordinal of this image in the dataset.  </w:t>
            </w:r>
          </w:p>
        </w:tc>
      </w:tr>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The </w:t>
            </w:r>
            <w:proofErr w:type="spellStart"/>
            <w:r>
              <w:t>Flickr</w:t>
            </w:r>
            <w:proofErr w:type="spellEnd"/>
            <w:r>
              <w:t xml:space="preserve"> ID of the image.</w:t>
            </w:r>
          </w:p>
        </w:tc>
      </w:tr>
      <w:tr w:rsidR="00A6010F" w:rsidTr="000119A8">
        <w:tc>
          <w:tcPr>
            <w:tcW w:w="1463" w:type="dxa"/>
            <w:vAlign w:val="center"/>
          </w:tcPr>
          <w:p w:rsidR="00A6010F" w:rsidRDefault="00A6010F" w:rsidP="000119A8">
            <w:pPr>
              <w:pStyle w:val="Normal1"/>
              <w:jc w:val="both"/>
            </w:pPr>
            <w:proofErr w:type="spellStart"/>
            <w:r>
              <w:t>owner_id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The </w:t>
            </w:r>
            <w:proofErr w:type="spellStart"/>
            <w:r>
              <w:t>Flickr</w:t>
            </w:r>
            <w:proofErr w:type="spellEnd"/>
            <w:r>
              <w:t xml:space="preserve"> ID of the owner.</w:t>
            </w:r>
          </w:p>
        </w:tc>
      </w:tr>
      <w:tr w:rsidR="00A6010F" w:rsidTr="000119A8">
        <w:tc>
          <w:tcPr>
            <w:tcW w:w="1463" w:type="dxa"/>
            <w:vAlign w:val="center"/>
          </w:tcPr>
          <w:p w:rsidR="00A6010F" w:rsidRDefault="00A6010F" w:rsidP="000119A8">
            <w:pPr>
              <w:pStyle w:val="Normal1"/>
              <w:jc w:val="both"/>
            </w:pPr>
            <w:r>
              <w:t>title</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title of the image.</w:t>
            </w:r>
          </w:p>
        </w:tc>
      </w:tr>
      <w:tr w:rsidR="00A6010F" w:rsidTr="000119A8">
        <w:tc>
          <w:tcPr>
            <w:tcW w:w="1463" w:type="dxa"/>
            <w:vAlign w:val="center"/>
          </w:tcPr>
          <w:p w:rsidR="00A6010F" w:rsidRDefault="00A6010F" w:rsidP="000119A8">
            <w:pPr>
              <w:pStyle w:val="Normal1"/>
              <w:jc w:val="both"/>
            </w:pPr>
            <w:r>
              <w:t>description</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description of the image.</w:t>
            </w:r>
          </w:p>
        </w:tc>
      </w:tr>
      <w:tr w:rsidR="00A6010F" w:rsidTr="000119A8">
        <w:tc>
          <w:tcPr>
            <w:tcW w:w="1463" w:type="dxa"/>
            <w:vAlign w:val="center"/>
          </w:tcPr>
          <w:p w:rsidR="00A6010F" w:rsidRDefault="00A6010F" w:rsidP="000119A8">
            <w:pPr>
              <w:pStyle w:val="Normal1"/>
              <w:jc w:val="both"/>
            </w:pPr>
            <w:proofErr w:type="spellStart"/>
            <w:r>
              <w:t>exif_date</w:t>
            </w:r>
            <w:proofErr w:type="spellEnd"/>
          </w:p>
        </w:tc>
        <w:tc>
          <w:tcPr>
            <w:tcW w:w="1795" w:type="dxa"/>
            <w:vAlign w:val="center"/>
          </w:tcPr>
          <w:p w:rsidR="00A6010F" w:rsidRDefault="00A6010F" w:rsidP="000119A8">
            <w:pPr>
              <w:pStyle w:val="Normal1"/>
              <w:jc w:val="both"/>
            </w:pPr>
            <w:r>
              <w:t>date string</w:t>
            </w:r>
          </w:p>
        </w:tc>
        <w:tc>
          <w:tcPr>
            <w:tcW w:w="6318" w:type="dxa"/>
            <w:vAlign w:val="center"/>
          </w:tcPr>
          <w:p w:rsidR="00A6010F" w:rsidRDefault="00A6010F" w:rsidP="000119A8">
            <w:pPr>
              <w:pStyle w:val="Normal1"/>
              <w:jc w:val="both"/>
            </w:pPr>
            <w:r>
              <w:t>The EXIF date ("YYYY:MM:DD"), or "none" if not available.</w:t>
            </w:r>
          </w:p>
        </w:tc>
      </w:tr>
      <w:tr w:rsidR="00A6010F" w:rsidTr="000119A8">
        <w:tc>
          <w:tcPr>
            <w:tcW w:w="1463" w:type="dxa"/>
            <w:vAlign w:val="center"/>
          </w:tcPr>
          <w:p w:rsidR="00A6010F" w:rsidRDefault="00A6010F" w:rsidP="000119A8">
            <w:pPr>
              <w:pStyle w:val="Normal1"/>
              <w:jc w:val="both"/>
            </w:pPr>
            <w:proofErr w:type="spellStart"/>
            <w:r>
              <w:t>exif_time</w:t>
            </w:r>
            <w:proofErr w:type="spellEnd"/>
          </w:p>
        </w:tc>
        <w:tc>
          <w:tcPr>
            <w:tcW w:w="1795" w:type="dxa"/>
            <w:vAlign w:val="center"/>
          </w:tcPr>
          <w:p w:rsidR="00A6010F" w:rsidRDefault="00A6010F" w:rsidP="000119A8">
            <w:pPr>
              <w:pStyle w:val="Normal1"/>
              <w:jc w:val="both"/>
            </w:pPr>
            <w:r>
              <w:t>time string</w:t>
            </w:r>
          </w:p>
        </w:tc>
        <w:tc>
          <w:tcPr>
            <w:tcW w:w="6318" w:type="dxa"/>
            <w:vAlign w:val="center"/>
          </w:tcPr>
          <w:p w:rsidR="00A6010F" w:rsidRDefault="00A6010F" w:rsidP="000119A8">
            <w:pPr>
              <w:pStyle w:val="Normal1"/>
              <w:jc w:val="both"/>
            </w:pPr>
            <w:r>
              <w:t>The EXIF time ("</w:t>
            </w:r>
            <w:proofErr w:type="spellStart"/>
            <w:r>
              <w:t>hh:mm:ss</w:t>
            </w:r>
            <w:proofErr w:type="spellEnd"/>
            <w:r>
              <w:t>"), or "none" if not available.</w:t>
            </w:r>
          </w:p>
        </w:tc>
      </w:tr>
      <w:tr w:rsidR="00A6010F" w:rsidTr="000119A8">
        <w:tc>
          <w:tcPr>
            <w:tcW w:w="1463" w:type="dxa"/>
            <w:vAlign w:val="center"/>
          </w:tcPr>
          <w:p w:rsidR="00A6010F" w:rsidRDefault="00A6010F" w:rsidP="000119A8">
            <w:pPr>
              <w:pStyle w:val="Normal1"/>
              <w:jc w:val="both"/>
            </w:pPr>
            <w:proofErr w:type="spellStart"/>
            <w:r>
              <w:t>exif_flash</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"Y" if the flash fired, "N" if not, "U" if not known.</w:t>
            </w:r>
          </w:p>
        </w:tc>
      </w:tr>
      <w:tr w:rsidR="00A6010F" w:rsidTr="000119A8">
        <w:tc>
          <w:tcPr>
            <w:tcW w:w="1463" w:type="dxa"/>
            <w:vAlign w:val="center"/>
          </w:tcPr>
          <w:p w:rsidR="00A6010F" w:rsidRDefault="00A6010F" w:rsidP="000119A8">
            <w:pPr>
              <w:pStyle w:val="Normal1"/>
              <w:jc w:val="both"/>
            </w:pPr>
            <w:proofErr w:type="spellStart"/>
            <w:r>
              <w:lastRenderedPageBreak/>
              <w:t>flickr_locality</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Locality string returned by </w:t>
            </w:r>
            <w:proofErr w:type="spellStart"/>
            <w:r>
              <w:t>flickr</w:t>
            </w:r>
            <w:proofErr w:type="spellEnd"/>
            <w:r>
              <w:t xml:space="preserve"> API, or "none" if not available.</w:t>
            </w:r>
          </w:p>
        </w:tc>
      </w:tr>
      <w:tr w:rsidR="00A6010F" w:rsidTr="000119A8">
        <w:tc>
          <w:tcPr>
            <w:tcW w:w="1463" w:type="dxa"/>
            <w:vAlign w:val="center"/>
          </w:tcPr>
          <w:p w:rsidR="00A6010F" w:rsidRDefault="00A6010F" w:rsidP="000119A8">
            <w:pPr>
              <w:pStyle w:val="Normal1"/>
              <w:jc w:val="both"/>
            </w:pPr>
            <w:proofErr w:type="spellStart"/>
            <w:r>
              <w:t>label_vector</w:t>
            </w:r>
            <w:proofErr w:type="spellEnd"/>
          </w:p>
        </w:tc>
        <w:tc>
          <w:tcPr>
            <w:tcW w:w="1795" w:type="dxa"/>
            <w:vAlign w:val="center"/>
          </w:tcPr>
          <w:p w:rsidR="00A6010F" w:rsidRDefault="00A6010F" w:rsidP="000119A8">
            <w:pPr>
              <w:pStyle w:val="Normal1"/>
              <w:jc w:val="both"/>
            </w:pPr>
            <w:r>
              <w:t>vector of double</w:t>
            </w:r>
          </w:p>
        </w:tc>
        <w:tc>
          <w:tcPr>
            <w:tcW w:w="6318" w:type="dxa"/>
            <w:vAlign w:val="center"/>
          </w:tcPr>
          <w:p w:rsidR="00A6010F" w:rsidRDefault="00A6010F" w:rsidP="000119A8">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0119A8">
        <w:tc>
          <w:tcPr>
            <w:tcW w:w="1623" w:type="dxa"/>
            <w:vAlign w:val="center"/>
          </w:tcPr>
          <w:p w:rsidR="00A6010F" w:rsidRDefault="00A6010F" w:rsidP="000119A8">
            <w:pPr>
              <w:pStyle w:val="Normal1"/>
              <w:jc w:val="both"/>
            </w:pPr>
            <w:r>
              <w:t>[0..1]</w:t>
            </w:r>
          </w:p>
        </w:tc>
        <w:tc>
          <w:tcPr>
            <w:tcW w:w="1815" w:type="dxa"/>
            <w:vAlign w:val="center"/>
          </w:tcPr>
          <w:p w:rsidR="00A6010F" w:rsidRDefault="00A6010F" w:rsidP="000119A8">
            <w:pPr>
              <w:pStyle w:val="Normal1"/>
              <w:jc w:val="both"/>
            </w:pPr>
            <w:r>
              <w:t xml:space="preserve">testing / training </w:t>
            </w:r>
          </w:p>
        </w:tc>
        <w:tc>
          <w:tcPr>
            <w:tcW w:w="6138" w:type="dxa"/>
            <w:vAlign w:val="center"/>
          </w:tcPr>
          <w:p w:rsidR="00A6010F" w:rsidRDefault="00A6010F" w:rsidP="000119A8">
            <w:pPr>
              <w:pStyle w:val="Normal1"/>
              <w:jc w:val="both"/>
            </w:pPr>
            <w:r>
              <w:t>Values from [0..1] indicate the likelihood that the label applies to the image.</w:t>
            </w:r>
          </w:p>
        </w:tc>
      </w:tr>
      <w:tr w:rsidR="00A6010F" w:rsidTr="000119A8">
        <w:tc>
          <w:tcPr>
            <w:tcW w:w="1623" w:type="dxa"/>
            <w:vAlign w:val="center"/>
          </w:tcPr>
          <w:p w:rsidR="00A6010F" w:rsidRDefault="00A6010F" w:rsidP="000119A8">
            <w:pPr>
              <w:pStyle w:val="Normal1"/>
              <w:jc w:val="both"/>
            </w:pPr>
            <w:r>
              <w:t>-1</w:t>
            </w:r>
          </w:p>
        </w:tc>
        <w:tc>
          <w:tcPr>
            <w:tcW w:w="1815" w:type="dxa"/>
            <w:vAlign w:val="center"/>
          </w:tcPr>
          <w:p w:rsidR="00A6010F" w:rsidRDefault="00A6010F" w:rsidP="000119A8">
            <w:pPr>
              <w:pStyle w:val="Normal1"/>
              <w:jc w:val="both"/>
            </w:pPr>
            <w:r>
              <w:t>testing / training</w:t>
            </w:r>
          </w:p>
        </w:tc>
        <w:tc>
          <w:tcPr>
            <w:tcW w:w="6138" w:type="dxa"/>
            <w:vAlign w:val="center"/>
          </w:tcPr>
          <w:p w:rsidR="00A6010F" w:rsidRDefault="00A6010F" w:rsidP="000119A8">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0119A8">
        <w:tc>
          <w:tcPr>
            <w:tcW w:w="1623" w:type="dxa"/>
            <w:vAlign w:val="center"/>
          </w:tcPr>
          <w:p w:rsidR="00A6010F" w:rsidRDefault="00A6010F" w:rsidP="000119A8">
            <w:pPr>
              <w:pStyle w:val="Normal1"/>
              <w:jc w:val="both"/>
            </w:pPr>
            <w:r>
              <w:t>-2</w:t>
            </w:r>
          </w:p>
        </w:tc>
        <w:tc>
          <w:tcPr>
            <w:tcW w:w="1815" w:type="dxa"/>
            <w:vAlign w:val="center"/>
          </w:tcPr>
          <w:p w:rsidR="00A6010F" w:rsidRDefault="00A6010F" w:rsidP="000119A8">
            <w:pPr>
              <w:pStyle w:val="Normal1"/>
              <w:jc w:val="both"/>
            </w:pPr>
            <w:r>
              <w:t>testing only</w:t>
            </w:r>
          </w:p>
        </w:tc>
        <w:tc>
          <w:tcPr>
            <w:tcW w:w="6138" w:type="dxa"/>
            <w:vAlign w:val="center"/>
          </w:tcPr>
          <w:p w:rsidR="00A6010F" w:rsidRDefault="00A6010F" w:rsidP="000119A8">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0119A8">
        <w:tc>
          <w:tcPr>
            <w:tcW w:w="1623" w:type="dxa"/>
            <w:vAlign w:val="center"/>
          </w:tcPr>
          <w:p w:rsidR="00A6010F" w:rsidRDefault="00A6010F" w:rsidP="000119A8">
            <w:pPr>
              <w:pStyle w:val="Normal1"/>
              <w:jc w:val="both"/>
            </w:pPr>
            <w:proofErr w:type="spellStart"/>
            <w:r>
              <w:t>image_id</w:t>
            </w:r>
            <w:proofErr w:type="spellEnd"/>
          </w:p>
        </w:tc>
        <w:tc>
          <w:tcPr>
            <w:tcW w:w="1393"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623" w:type="dxa"/>
            <w:vAlign w:val="center"/>
          </w:tcPr>
          <w:p w:rsidR="00A6010F" w:rsidRDefault="00A6010F" w:rsidP="000119A8">
            <w:pPr>
              <w:pStyle w:val="Normal1"/>
              <w:jc w:val="both"/>
            </w:pPr>
            <w:r>
              <w:t>N</w:t>
            </w:r>
          </w:p>
        </w:tc>
        <w:tc>
          <w:tcPr>
            <w:tcW w:w="1393"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dimensionality of this feature vector. (Fixed across each file.)</w:t>
            </w:r>
          </w:p>
        </w:tc>
      </w:tr>
      <w:tr w:rsidR="00A6010F" w:rsidTr="000119A8">
        <w:tc>
          <w:tcPr>
            <w:tcW w:w="1623" w:type="dxa"/>
            <w:vAlign w:val="center"/>
          </w:tcPr>
          <w:p w:rsidR="00A6010F" w:rsidRDefault="00A6010F" w:rsidP="000119A8">
            <w:pPr>
              <w:pStyle w:val="Normal1"/>
              <w:jc w:val="both"/>
            </w:pPr>
            <w:proofErr w:type="spellStart"/>
            <w:r>
              <w:t>feature_vector</w:t>
            </w:r>
            <w:proofErr w:type="spellEnd"/>
          </w:p>
        </w:tc>
        <w:tc>
          <w:tcPr>
            <w:tcW w:w="1393" w:type="dxa"/>
            <w:vAlign w:val="center"/>
          </w:tcPr>
          <w:p w:rsidR="00A6010F" w:rsidRDefault="00A6010F" w:rsidP="000119A8">
            <w:pPr>
              <w:pStyle w:val="Normal1"/>
              <w:jc w:val="both"/>
            </w:pPr>
            <w:r>
              <w:t>N x double</w:t>
            </w:r>
          </w:p>
        </w:tc>
        <w:tc>
          <w:tcPr>
            <w:tcW w:w="6560" w:type="dxa"/>
            <w:vAlign w:val="center"/>
          </w:tcPr>
          <w:p w:rsidR="00A6010F" w:rsidRDefault="00A6010F" w:rsidP="000119A8">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N-detectors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(header line) Number of detector outputs per line.</w:t>
            </w:r>
          </w:p>
        </w:tc>
      </w:tr>
      <w:tr w:rsidR="00A6010F" w:rsidTr="000119A8">
        <w:tc>
          <w:tcPr>
            <w:tcW w:w="1818" w:type="dxa"/>
            <w:vAlign w:val="center"/>
          </w:tcPr>
          <w:p w:rsidR="00A6010F" w:rsidRDefault="00A6010F" w:rsidP="000119A8">
            <w:pPr>
              <w:pStyle w:val="Normal1"/>
              <w:jc w:val="both"/>
            </w:pPr>
            <w:r>
              <w:t>detector-label-</w:t>
            </w:r>
            <w:proofErr w:type="spellStart"/>
            <w:r w:rsidRPr="009E51B5">
              <w:rPr>
                <w:i/>
              </w:rPr>
              <w:t>i</w:t>
            </w:r>
            <w:proofErr w:type="spellEnd"/>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(header line) The label of the target of the </w:t>
            </w:r>
            <w:proofErr w:type="spellStart"/>
            <w:r>
              <w:t>i'th</w:t>
            </w:r>
            <w:proofErr w:type="spellEnd"/>
            <w:r>
              <w:t xml:space="preserve"> detector.</w:t>
            </w:r>
          </w:p>
        </w:tc>
      </w:tr>
      <w:tr w:rsidR="00A6010F" w:rsidTr="000119A8">
        <w:tc>
          <w:tcPr>
            <w:tcW w:w="1818" w:type="dxa"/>
            <w:vAlign w:val="center"/>
          </w:tcPr>
          <w:p w:rsidR="00A6010F" w:rsidRDefault="00A6010F" w:rsidP="000119A8">
            <w:pPr>
              <w:pStyle w:val="Normal1"/>
              <w:jc w:val="both"/>
            </w:pPr>
            <w:proofErr w:type="spellStart"/>
            <w:r>
              <w:lastRenderedPageBreak/>
              <w:t>image_id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818" w:type="dxa"/>
            <w:vAlign w:val="center"/>
          </w:tcPr>
          <w:p w:rsidR="00A6010F" w:rsidRPr="004C3F02" w:rsidRDefault="00A6010F" w:rsidP="000119A8">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0119A8">
            <w:pPr>
              <w:pStyle w:val="Normal1"/>
              <w:jc w:val="both"/>
            </w:pPr>
            <w:r>
              <w:t>double</w:t>
            </w:r>
          </w:p>
        </w:tc>
        <w:tc>
          <w:tcPr>
            <w:tcW w:w="6560" w:type="dxa"/>
            <w:vAlign w:val="center"/>
          </w:tcPr>
          <w:p w:rsidR="00A6010F" w:rsidRDefault="00A6010F" w:rsidP="000119A8">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N-groups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 xml:space="preserve">(header line) Number of groups </w:t>
            </w:r>
          </w:p>
        </w:tc>
      </w:tr>
      <w:tr w:rsidR="00A6010F" w:rsidTr="000119A8">
        <w:tc>
          <w:tcPr>
            <w:tcW w:w="1818" w:type="dxa"/>
            <w:vAlign w:val="center"/>
          </w:tcPr>
          <w:p w:rsidR="00A6010F" w:rsidRDefault="00A6010F" w:rsidP="000119A8">
            <w:pPr>
              <w:pStyle w:val="Normal1"/>
              <w:jc w:val="both"/>
            </w:pPr>
            <w:r>
              <w:t>N-words</w:t>
            </w:r>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(header line) Number of words</w:t>
            </w:r>
          </w:p>
        </w:tc>
      </w:tr>
      <w:tr w:rsidR="00A6010F" w:rsidTr="000119A8">
        <w:tc>
          <w:tcPr>
            <w:tcW w:w="1818" w:type="dxa"/>
            <w:vAlign w:val="center"/>
          </w:tcPr>
          <w:p w:rsidR="00A6010F" w:rsidRDefault="00A6010F" w:rsidP="000119A8">
            <w:pPr>
              <w:pStyle w:val="Normal1"/>
              <w:jc w:val="both"/>
            </w:pPr>
            <w:proofErr w:type="spellStart"/>
            <w:r>
              <w:t>entry_id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ordinal of the entry. Groups and Words are independently numbered (i.e. there is both a group 0 and a word 0.)</w:t>
            </w:r>
          </w:p>
        </w:tc>
      </w:tr>
      <w:tr w:rsidR="00A6010F" w:rsidTr="000119A8">
        <w:tc>
          <w:tcPr>
            <w:tcW w:w="1818" w:type="dxa"/>
            <w:vAlign w:val="center"/>
          </w:tcPr>
          <w:p w:rsidR="00A6010F" w:rsidRPr="004C3F02" w:rsidRDefault="00A6010F" w:rsidP="000119A8">
            <w:pPr>
              <w:pStyle w:val="Normal1"/>
              <w:jc w:val="both"/>
            </w:pPr>
            <w:r>
              <w:t>group-or-word</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The entry is a "G" (group) or "W" (word)</w:t>
            </w:r>
          </w:p>
        </w:tc>
      </w:tr>
      <w:tr w:rsidR="00A6010F" w:rsidTr="000119A8">
        <w:tc>
          <w:tcPr>
            <w:tcW w:w="1818" w:type="dxa"/>
            <w:vAlign w:val="center"/>
          </w:tcPr>
          <w:p w:rsidR="00A6010F" w:rsidRDefault="00A6010F" w:rsidP="000119A8">
            <w:pPr>
              <w:pStyle w:val="Normal1"/>
              <w:jc w:val="both"/>
            </w:pPr>
            <w:r>
              <w:t>entry-string</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Either a </w:t>
            </w:r>
            <w:proofErr w:type="spellStart"/>
            <w:r>
              <w:t>Flickr</w:t>
            </w:r>
            <w:proofErr w:type="spellEnd"/>
            <w:r>
              <w:t xml:space="preserve">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proofErr w:type="spellStart"/>
            <w:r>
              <w:t>image_id</w:t>
            </w:r>
            <w:proofErr w:type="spellEnd"/>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ID of the image.</w:t>
            </w:r>
          </w:p>
        </w:tc>
      </w:tr>
      <w:tr w:rsidR="00A6010F" w:rsidTr="000119A8">
        <w:tc>
          <w:tcPr>
            <w:tcW w:w="1818" w:type="dxa"/>
            <w:vAlign w:val="center"/>
          </w:tcPr>
          <w:p w:rsidR="00A6010F" w:rsidRDefault="00A6010F" w:rsidP="000119A8">
            <w:pPr>
              <w:pStyle w:val="Normal1"/>
              <w:jc w:val="both"/>
            </w:pPr>
            <w:proofErr w:type="spellStart"/>
            <w:r>
              <w:t>group_indicator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0119A8">
        <w:tc>
          <w:tcPr>
            <w:tcW w:w="1818" w:type="dxa"/>
            <w:vAlign w:val="center"/>
          </w:tcPr>
          <w:p w:rsidR="00A6010F" w:rsidRDefault="00A6010F" w:rsidP="000119A8">
            <w:pPr>
              <w:pStyle w:val="Normal1"/>
              <w:jc w:val="both"/>
            </w:pPr>
            <w:proofErr w:type="spellStart"/>
            <w:r>
              <w:t>word_indicator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589"/>
        <w:gridCol w:w="1965"/>
        <w:gridCol w:w="5022"/>
      </w:tblGrid>
      <w:tr w:rsidR="00A6010F" w:rsidTr="000119A8">
        <w:tc>
          <w:tcPr>
            <w:tcW w:w="2589" w:type="dxa"/>
            <w:vAlign w:val="center"/>
          </w:tcPr>
          <w:p w:rsidR="00A6010F" w:rsidRDefault="00A6010F" w:rsidP="000119A8">
            <w:pPr>
              <w:pStyle w:val="Normal1"/>
              <w:jc w:val="both"/>
            </w:pPr>
            <w:proofErr w:type="spellStart"/>
            <w:r>
              <w:t>image_A_id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A.</w:t>
            </w:r>
          </w:p>
        </w:tc>
      </w:tr>
      <w:tr w:rsidR="00A6010F" w:rsidTr="000119A8">
        <w:tc>
          <w:tcPr>
            <w:tcW w:w="2589" w:type="dxa"/>
            <w:vAlign w:val="center"/>
          </w:tcPr>
          <w:p w:rsidR="00A6010F" w:rsidRDefault="00A6010F" w:rsidP="000119A8">
            <w:pPr>
              <w:pStyle w:val="Normal1"/>
              <w:jc w:val="both"/>
            </w:pPr>
            <w:proofErr w:type="spellStart"/>
            <w:r>
              <w:t>image_B_id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B.</w:t>
            </w:r>
          </w:p>
        </w:tc>
      </w:tr>
      <w:tr w:rsidR="00A6010F" w:rsidTr="000119A8">
        <w:tc>
          <w:tcPr>
            <w:tcW w:w="2589" w:type="dxa"/>
            <w:vAlign w:val="center"/>
          </w:tcPr>
          <w:p w:rsidR="00A6010F" w:rsidRDefault="00A6010F" w:rsidP="000119A8">
            <w:pPr>
              <w:pStyle w:val="Normal1"/>
              <w:jc w:val="both"/>
            </w:pPr>
            <w:proofErr w:type="spellStart"/>
            <w:r>
              <w:t>N_shared_groups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groups</w:t>
            </w:r>
          </w:p>
        </w:tc>
      </w:tr>
      <w:tr w:rsidR="00A6010F" w:rsidTr="000119A8">
        <w:tc>
          <w:tcPr>
            <w:tcW w:w="2589" w:type="dxa"/>
            <w:vAlign w:val="center"/>
          </w:tcPr>
          <w:p w:rsidR="00A6010F" w:rsidRDefault="00A6010F" w:rsidP="000119A8">
            <w:pPr>
              <w:pStyle w:val="Normal1"/>
              <w:jc w:val="both"/>
            </w:pPr>
            <w:proofErr w:type="spellStart"/>
            <w:r>
              <w:t>N_shared_words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words</w:t>
            </w:r>
          </w:p>
        </w:tc>
      </w:tr>
      <w:tr w:rsidR="00A6010F" w:rsidTr="000119A8">
        <w:tc>
          <w:tcPr>
            <w:tcW w:w="2589" w:type="dxa"/>
            <w:vAlign w:val="center"/>
          </w:tcPr>
          <w:p w:rsidR="00A6010F" w:rsidRDefault="00A6010F" w:rsidP="000119A8">
            <w:pPr>
              <w:pStyle w:val="Normal1"/>
              <w:jc w:val="both"/>
            </w:pPr>
            <w:proofErr w:type="spellStart"/>
            <w:r>
              <w:t>shared_group_id_vector</w:t>
            </w:r>
            <w:proofErr w:type="spellEnd"/>
          </w:p>
        </w:tc>
        <w:tc>
          <w:tcPr>
            <w:tcW w:w="1965" w:type="dxa"/>
            <w:vAlign w:val="center"/>
          </w:tcPr>
          <w:p w:rsidR="00A6010F" w:rsidRDefault="00A6010F" w:rsidP="000119A8">
            <w:pPr>
              <w:pStyle w:val="Normal1"/>
              <w:jc w:val="both"/>
            </w:pPr>
            <w:proofErr w:type="spellStart"/>
            <w:r>
              <w:t>N_shared_groups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groups</w:t>
            </w:r>
          </w:p>
        </w:tc>
      </w:tr>
      <w:tr w:rsidR="00A6010F" w:rsidTr="000119A8">
        <w:tc>
          <w:tcPr>
            <w:tcW w:w="2589" w:type="dxa"/>
            <w:vAlign w:val="center"/>
          </w:tcPr>
          <w:p w:rsidR="00A6010F" w:rsidRDefault="00A6010F" w:rsidP="000119A8">
            <w:pPr>
              <w:pStyle w:val="Normal1"/>
              <w:jc w:val="both"/>
            </w:pPr>
            <w:proofErr w:type="spellStart"/>
            <w:r>
              <w:t>shared_word_id_vector</w:t>
            </w:r>
            <w:proofErr w:type="spellEnd"/>
          </w:p>
        </w:tc>
        <w:tc>
          <w:tcPr>
            <w:tcW w:w="1965" w:type="dxa"/>
            <w:vAlign w:val="center"/>
          </w:tcPr>
          <w:p w:rsidR="00A6010F" w:rsidRDefault="00A6010F" w:rsidP="000119A8">
            <w:pPr>
              <w:pStyle w:val="Normal1"/>
              <w:jc w:val="both"/>
            </w:pPr>
            <w:proofErr w:type="spellStart"/>
            <w:r>
              <w:t>N_shared_words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words</w:t>
            </w:r>
          </w:p>
        </w:tc>
      </w:tr>
      <w:tr w:rsidR="00A6010F" w:rsidTr="000119A8">
        <w:tc>
          <w:tcPr>
            <w:tcW w:w="2589" w:type="dxa"/>
            <w:vAlign w:val="center"/>
          </w:tcPr>
          <w:p w:rsidR="00A6010F" w:rsidRDefault="00A6010F" w:rsidP="000119A8">
            <w:pPr>
              <w:pStyle w:val="Normal1"/>
              <w:jc w:val="both"/>
            </w:pPr>
            <w:proofErr w:type="spellStart"/>
            <w:r>
              <w:t>same_user_flag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the same user took images A and B, '0' if different users took the images, or '.' if unknown</w:t>
            </w:r>
          </w:p>
        </w:tc>
      </w:tr>
      <w:tr w:rsidR="00A6010F" w:rsidTr="000119A8">
        <w:tc>
          <w:tcPr>
            <w:tcW w:w="2589" w:type="dxa"/>
            <w:vAlign w:val="center"/>
          </w:tcPr>
          <w:p w:rsidR="00A6010F" w:rsidRDefault="00A6010F" w:rsidP="000119A8">
            <w:pPr>
              <w:pStyle w:val="Normal1"/>
              <w:jc w:val="both"/>
            </w:pPr>
            <w:proofErr w:type="spellStart"/>
            <w:r>
              <w:t>same_location_flag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 xml:space="preserve">'1' if images A and B share a "locality" (as defined by </w:t>
            </w:r>
            <w:proofErr w:type="spellStart"/>
            <w:r>
              <w:t>Flickr</w:t>
            </w:r>
            <w:proofErr w:type="spellEnd"/>
            <w:r>
              <w:t>), '0' if different localities are specified, or '.' if one or both images has no locality</w:t>
            </w:r>
          </w:p>
        </w:tc>
      </w:tr>
      <w:tr w:rsidR="00A6010F" w:rsidTr="000119A8">
        <w:tc>
          <w:tcPr>
            <w:tcW w:w="2589" w:type="dxa"/>
            <w:vAlign w:val="center"/>
          </w:tcPr>
          <w:p w:rsidR="00A6010F" w:rsidRDefault="00A6010F" w:rsidP="000119A8">
            <w:pPr>
              <w:pStyle w:val="Normal1"/>
              <w:jc w:val="both"/>
            </w:pPr>
            <w:proofErr w:type="spellStart"/>
            <w:r>
              <w:t>shared_contact_flag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lastRenderedPageBreak/>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 w:author="Tom Dietterich" w:date="2015-06-11T16:53:00Z" w:initials="TGD">
    <w:p w:rsidR="009977A5" w:rsidRDefault="009977A5">
      <w:pPr>
        <w:pStyle w:val="CommentText"/>
      </w:pPr>
      <w:r>
        <w:rPr>
          <w:rStyle w:val="CommentReference"/>
        </w:rPr>
        <w:annotationRef/>
      </w:r>
      <w:r>
        <w:t xml:space="preserve">As I indicated in email, this seems weird. </w:t>
      </w:r>
      <m:oMath>
        <m:r>
          <w:rPr>
            <w:rFonts w:ascii="Cambria Math" w:hAnsi="Cambria Math"/>
          </w:rPr>
          <m:t>σ</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u</m:t>
                </m:r>
              </m:sup>
            </m:sSup>
          </m:num>
          <m:den>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den>
        </m:f>
      </m:oMath>
      <w:r>
        <w:t xml:space="preserve"> which is </w:t>
      </w:r>
      <m:oMath>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So the </w:t>
      </w:r>
      <m:oMath>
        <m:r>
          <w:rPr>
            <w:rFonts w:ascii="Cambria Math" w:hAnsi="Cambria Math"/>
          </w:rPr>
          <m:t>Z</m:t>
        </m:r>
      </m:oMath>
      <w:r>
        <w:t xml:space="preserve"> can be absorbed into the overall normalizer, and we can just use </w:t>
      </w:r>
      <m:oMath>
        <m:r>
          <w:rPr>
            <w:rFonts w:ascii="Cambria Math" w:hAnsi="Cambria Math"/>
          </w:rPr>
          <m:t>u=</m:t>
        </m:r>
        <m:sSup>
          <m:sSupPr>
            <m:ctrlPr>
              <w:rPr>
                <w:rFonts w:ascii="Cambria Math" w:hAnsi="Cambria Math"/>
                <w:i/>
              </w:rPr>
            </m:ctrlPr>
          </m:sSupPr>
          <m:e>
            <m:r>
              <w:rPr>
                <w:rFonts w:ascii="Cambria Math" w:hAnsi="Cambria Math"/>
              </w:rPr>
              <m:t>w</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x</m:t>
            </m:r>
          </m:e>
        </m:d>
      </m:oMath>
      <w:r>
        <w: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trackRevisions/>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62A6B"/>
    <w:rsid w:val="0027499F"/>
    <w:rsid w:val="00297100"/>
    <w:rsid w:val="00297651"/>
    <w:rsid w:val="002B4E9A"/>
    <w:rsid w:val="002D5912"/>
    <w:rsid w:val="00322E58"/>
    <w:rsid w:val="003647F8"/>
    <w:rsid w:val="003877ED"/>
    <w:rsid w:val="003A45E8"/>
    <w:rsid w:val="003B6ACB"/>
    <w:rsid w:val="0040271E"/>
    <w:rsid w:val="00405A69"/>
    <w:rsid w:val="00416179"/>
    <w:rsid w:val="00416ACC"/>
    <w:rsid w:val="00424242"/>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06A13"/>
    <w:rsid w:val="00917DA5"/>
    <w:rsid w:val="00936191"/>
    <w:rsid w:val="009436C3"/>
    <w:rsid w:val="009470E6"/>
    <w:rsid w:val="00952109"/>
    <w:rsid w:val="00957558"/>
    <w:rsid w:val="009977A5"/>
    <w:rsid w:val="009F49C6"/>
    <w:rsid w:val="009F6024"/>
    <w:rsid w:val="00A0556E"/>
    <w:rsid w:val="00A1300E"/>
    <w:rsid w:val="00A269A1"/>
    <w:rsid w:val="00A5078C"/>
    <w:rsid w:val="00A6010F"/>
    <w:rsid w:val="00A61B36"/>
    <w:rsid w:val="00A62CC0"/>
    <w:rsid w:val="00A8028E"/>
    <w:rsid w:val="00A83C54"/>
    <w:rsid w:val="00A873FA"/>
    <w:rsid w:val="00AA63B6"/>
    <w:rsid w:val="00AC13E5"/>
    <w:rsid w:val="00AF4F42"/>
    <w:rsid w:val="00B10407"/>
    <w:rsid w:val="00B14E43"/>
    <w:rsid w:val="00B30142"/>
    <w:rsid w:val="00B46A9E"/>
    <w:rsid w:val="00B55BBE"/>
    <w:rsid w:val="00B850D2"/>
    <w:rsid w:val="00B861B1"/>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3B9AAF-2244-4181-BA0A-FF3B6293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12</Pages>
  <Words>3611</Words>
  <Characters>20588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16</cp:revision>
  <cp:lastPrinted>2015-05-26T15:10:00Z</cp:lastPrinted>
  <dcterms:created xsi:type="dcterms:W3CDTF">2015-05-28T17:55:00Z</dcterms:created>
  <dcterms:modified xsi:type="dcterms:W3CDTF">2015-06-14T19:13:00Z</dcterms:modified>
</cp:coreProperties>
</file>