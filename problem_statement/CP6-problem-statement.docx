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71AD3" w:rsidRDefault="004C6413">
      <w:pPr>
        <w:pStyle w:val="Title"/>
        <w:contextualSpacing w:val="0"/>
        <w:jc w:val="center"/>
      </w:pPr>
      <w:bookmarkStart w:id="0" w:name="h.l01c30o6ogww" w:colFirst="0" w:colLast="0"/>
      <w:bookmarkEnd w:id="0"/>
      <w:r>
        <w:rPr>
          <w:sz w:val="36"/>
        </w:rPr>
        <w:t>DARPA PPAML Challenge Problem #6: Image Labeling</w:t>
      </w:r>
    </w:p>
    <w:p w:rsidR="00671AD3" w:rsidRDefault="00BA02A4">
      <w:pPr>
        <w:pStyle w:val="Normal1"/>
        <w:jc w:val="center"/>
      </w:pPr>
      <w:r>
        <w:t xml:space="preserve">Version </w:t>
      </w:r>
      <w:r w:rsidR="002366AB">
        <w:t>13</w:t>
      </w:r>
      <w:r>
        <w:t xml:space="preserve">, </w:t>
      </w:r>
      <w:r w:rsidR="002366AB">
        <w:t>6</w:t>
      </w:r>
      <w:r w:rsidR="004E62BA">
        <w:t xml:space="preserve"> July</w:t>
      </w:r>
      <w:r w:rsidR="009442FA">
        <w:t xml:space="preserve"> </w:t>
      </w:r>
      <w:r w:rsidR="004C6413">
        <w:t>2015</w:t>
      </w:r>
    </w:p>
    <w:p w:rsidR="00671AD3" w:rsidRDefault="00671AD3">
      <w:pPr>
        <w:pStyle w:val="Normal1"/>
      </w:pPr>
    </w:p>
    <w:p w:rsidR="00671AD3" w:rsidRDefault="004C6413">
      <w:pPr>
        <w:pStyle w:val="Heading1"/>
        <w:contextualSpacing w:val="0"/>
      </w:pPr>
      <w:bookmarkStart w:id="1" w:name="h.50ixaww5vtuc" w:colFirst="0" w:colLast="0"/>
      <w:bookmarkEnd w:id="1"/>
      <w:r>
        <w:t>Summary</w:t>
      </w:r>
    </w:p>
    <w:p w:rsidR="00671AD3" w:rsidRDefault="00671AD3">
      <w:pPr>
        <w:pStyle w:val="Normal1"/>
      </w:pPr>
    </w:p>
    <w:p w:rsidR="00671AD3" w:rsidRDefault="004C6413" w:rsidP="00936191">
      <w:pPr>
        <w:pStyle w:val="Normal1"/>
        <w:jc w:val="both"/>
      </w:pPr>
      <w:r>
        <w:t>Multimedia data such as video and pictures are being produced and shared at an unprecedented and accelerating pace in recent years. For example, on YouTube, video data is currently being uploaded at the rate of approximately 30 million hours a year. This drives a strong need to develop automated tools to help users understand, organize, and retrieve images and videos from very large collections.</w:t>
      </w:r>
    </w:p>
    <w:p w:rsidR="00671AD3" w:rsidRDefault="00671AD3" w:rsidP="00936191">
      <w:pPr>
        <w:pStyle w:val="Normal1"/>
        <w:jc w:val="both"/>
      </w:pPr>
    </w:p>
    <w:p w:rsidR="00671AD3" w:rsidRDefault="00A5078C" w:rsidP="00936191">
      <w:pPr>
        <w:pStyle w:val="Normal1"/>
        <w:jc w:val="both"/>
      </w:pPr>
      <w:r>
        <w:t>The</w:t>
      </w:r>
      <w:r w:rsidR="004C6413">
        <w:t xml:space="preserve"> goal of the proposed challenge problem is to assign labels (e.g. "</w:t>
      </w:r>
      <w:r w:rsidR="00EA0A26">
        <w:t>tree</w:t>
      </w:r>
      <w:r w:rsidR="004C6413">
        <w:t xml:space="preserve">", </w:t>
      </w:r>
      <w:r w:rsidR="00EA0A26">
        <w:t>"people", or "baby</w:t>
      </w:r>
      <w:r w:rsidR="004C6413">
        <w:t>") to images based on relationships found in a rich social multimedia database</w:t>
      </w:r>
      <w:r>
        <w:t xml:space="preserve"> containing</w:t>
      </w:r>
      <w:r w:rsidR="004C6413">
        <w:t xml:space="preserve"> visual features and metadata such as user information (e.g. username, location, network of contacts), comments, user image gallery, uploader defined groups, a</w:t>
      </w:r>
      <w:r w:rsidR="00EA0A26">
        <w:t>nd links between shared content</w:t>
      </w:r>
      <w:r w:rsidR="004C6413">
        <w:t>. When all this information is used collectively in a suitable fashion, it may be able to advance the state-of-the-art in image labeling.</w:t>
      </w:r>
    </w:p>
    <w:tbl>
      <w:tblPr>
        <w:tblStyle w:val="1"/>
        <w:tblpPr w:leftFromText="180" w:rightFromText="180" w:vertAnchor="text" w:horzAnchor="margin" w:tblpY="132"/>
        <w:tblW w:w="95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780"/>
        <w:gridCol w:w="4780"/>
      </w:tblGrid>
      <w:tr w:rsidR="007640F9" w:rsidTr="007640F9">
        <w:trPr>
          <w:trHeight w:val="2865"/>
        </w:trPr>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742980" cy="1541554"/>
                  <wp:effectExtent l="19050" t="0" r="22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cstate="print"/>
                          <a:stretch>
                            <a:fillRect/>
                          </a:stretch>
                        </pic:blipFill>
                        <pic:spPr>
                          <a:xfrm>
                            <a:off x="0" y="0"/>
                            <a:ext cx="2742262" cy="154115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[empty]</w:t>
            </w:r>
          </w:p>
          <w:p w:rsidR="007640F9" w:rsidRDefault="007640F9" w:rsidP="007640F9">
            <w:pPr>
              <w:pStyle w:val="Normal1"/>
              <w:widowControl w:val="0"/>
              <w:spacing w:line="240" w:lineRule="auto"/>
              <w:jc w:val="center"/>
            </w:pPr>
            <w:r>
              <w:rPr>
                <w:sz w:val="18"/>
              </w:rPr>
              <w:t xml:space="preserve">Labels: </w:t>
            </w:r>
            <w:proofErr w:type="spellStart"/>
            <w:r>
              <w:rPr>
                <w:sz w:val="18"/>
              </w:rPr>
              <w:t>plant_life</w:t>
            </w:r>
            <w:proofErr w:type="spellEnd"/>
            <w:r>
              <w:rPr>
                <w:sz w:val="18"/>
              </w:rPr>
              <w:t>, sky, structures, tree</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1029298" cy="1536265"/>
                  <wp:effectExtent l="19050" t="0" r="0" b="0"/>
                  <wp:docPr id="16"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7" cstate="print"/>
                          <a:stretch>
                            <a:fillRect/>
                          </a:stretch>
                        </pic:blipFill>
                        <pic:spPr>
                          <a:xfrm>
                            <a:off x="0" y="0"/>
                            <a:ext cx="1030800" cy="1538506"/>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Tags: Paris, Ile-de-France, France, Act Up-Paris</w:t>
            </w:r>
          </w:p>
          <w:p w:rsidR="007640F9" w:rsidRDefault="007640F9" w:rsidP="007640F9">
            <w:pPr>
              <w:pStyle w:val="Normal1"/>
              <w:widowControl w:val="0"/>
              <w:spacing w:line="240" w:lineRule="auto"/>
              <w:jc w:val="center"/>
            </w:pPr>
            <w:r>
              <w:rPr>
                <w:sz w:val="18"/>
              </w:rPr>
              <w:t xml:space="preserve">Labels: female, people, </w:t>
            </w:r>
            <w:proofErr w:type="spellStart"/>
            <w:r>
              <w:rPr>
                <w:sz w:val="18"/>
              </w:rPr>
              <w:t>plant_life</w:t>
            </w:r>
            <w:proofErr w:type="spellEnd"/>
            <w:r>
              <w:rPr>
                <w:sz w:val="18"/>
              </w:rPr>
              <w:t>, sky, structures, tree</w:t>
            </w:r>
          </w:p>
        </w:tc>
      </w:tr>
      <w:tr w:rsidR="007640F9" w:rsidTr="007640F9">
        <w:trPr>
          <w:trHeight w:val="3202"/>
        </w:trPr>
        <w:tc>
          <w:tcPr>
            <w:tcW w:w="4780" w:type="dxa"/>
            <w:tcMar>
              <w:top w:w="100" w:type="dxa"/>
              <w:left w:w="100" w:type="dxa"/>
              <w:bottom w:w="100" w:type="dxa"/>
              <w:right w:w="100" w:type="dxa"/>
            </w:tcMar>
          </w:tcPr>
          <w:p w:rsidR="007640F9" w:rsidRDefault="007640F9" w:rsidP="007640F9">
            <w:pPr>
              <w:pStyle w:val="Normal1"/>
              <w:widowControl w:val="0"/>
              <w:spacing w:line="240" w:lineRule="auto"/>
              <w:jc w:val="center"/>
            </w:pPr>
            <w:r>
              <w:rPr>
                <w:noProof/>
              </w:rPr>
              <w:drawing>
                <wp:inline distT="114300" distB="114300" distL="114300" distR="114300">
                  <wp:extent cx="2537440" cy="1750833"/>
                  <wp:effectExtent l="1905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8" cstate="print"/>
                          <a:stretch>
                            <a:fillRect/>
                          </a:stretch>
                        </pic:blipFill>
                        <pic:spPr>
                          <a:xfrm>
                            <a:off x="0" y="0"/>
                            <a:ext cx="2537165" cy="1750643"/>
                          </a:xfrm>
                          <a:prstGeom prst="rect">
                            <a:avLst/>
                          </a:prstGeom>
                          <a:ln/>
                        </pic:spPr>
                      </pic:pic>
                    </a:graphicData>
                  </a:graphic>
                </wp:inline>
              </w:drawing>
            </w:r>
          </w:p>
          <w:p w:rsidR="007640F9" w:rsidRDefault="007640F9" w:rsidP="007640F9">
            <w:pPr>
              <w:pStyle w:val="Normal1"/>
              <w:widowControl w:val="0"/>
              <w:jc w:val="center"/>
              <w:rPr>
                <w:sz w:val="18"/>
              </w:rPr>
            </w:pPr>
            <w:r>
              <w:rPr>
                <w:sz w:val="18"/>
              </w:rPr>
              <w:t xml:space="preserve">Tags: </w:t>
            </w:r>
            <w:r w:rsidRPr="007640F9">
              <w:rPr>
                <w:sz w:val="18"/>
              </w:rPr>
              <w:t>Dashboard</w:t>
            </w:r>
            <w:r>
              <w:rPr>
                <w:sz w:val="18"/>
              </w:rPr>
              <w:t xml:space="preserve">, </w:t>
            </w:r>
            <w:r w:rsidRPr="007640F9">
              <w:rPr>
                <w:sz w:val="18"/>
              </w:rPr>
              <w:t>steering</w:t>
            </w:r>
            <w:r>
              <w:rPr>
                <w:sz w:val="18"/>
              </w:rPr>
              <w:t xml:space="preserve">, </w:t>
            </w:r>
            <w:r w:rsidRPr="007640F9">
              <w:rPr>
                <w:sz w:val="18"/>
              </w:rPr>
              <w:t>wheel</w:t>
            </w:r>
            <w:r>
              <w:rPr>
                <w:sz w:val="18"/>
              </w:rPr>
              <w:t xml:space="preserve">, </w:t>
            </w:r>
            <w:r w:rsidRPr="007640F9">
              <w:rPr>
                <w:sz w:val="18"/>
              </w:rPr>
              <w:t>Knox Cruise Night</w:t>
            </w:r>
          </w:p>
          <w:p w:rsidR="007640F9" w:rsidRPr="007640F9" w:rsidRDefault="007640F9" w:rsidP="007640F9">
            <w:pPr>
              <w:pStyle w:val="Normal1"/>
              <w:widowControl w:val="0"/>
              <w:jc w:val="center"/>
              <w:rPr>
                <w:sz w:val="18"/>
              </w:rPr>
            </w:pPr>
            <w:r>
              <w:rPr>
                <w:sz w:val="18"/>
              </w:rPr>
              <w:t>Labels: car, night, structures, transport</w:t>
            </w:r>
          </w:p>
        </w:tc>
        <w:tc>
          <w:tcPr>
            <w:tcW w:w="4780" w:type="dxa"/>
            <w:tcMar>
              <w:top w:w="100" w:type="dxa"/>
              <w:left w:w="100" w:type="dxa"/>
              <w:bottom w:w="100" w:type="dxa"/>
              <w:right w:w="100" w:type="dxa"/>
            </w:tcMar>
            <w:vAlign w:val="center"/>
          </w:tcPr>
          <w:p w:rsidR="007640F9" w:rsidRDefault="007640F9" w:rsidP="007640F9">
            <w:pPr>
              <w:pStyle w:val="Normal1"/>
              <w:widowControl w:val="0"/>
              <w:spacing w:line="240" w:lineRule="auto"/>
              <w:jc w:val="center"/>
            </w:pPr>
            <w:r>
              <w:rPr>
                <w:noProof/>
              </w:rPr>
              <w:drawing>
                <wp:inline distT="114300" distB="114300" distL="114300" distR="114300">
                  <wp:extent cx="2497920" cy="1660720"/>
                  <wp:effectExtent l="19050" t="0" r="0" b="0"/>
                  <wp:docPr id="1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9"/>
                          <a:stretch>
                            <a:fillRect/>
                          </a:stretch>
                        </pic:blipFill>
                        <pic:spPr>
                          <a:xfrm>
                            <a:off x="0" y="0"/>
                            <a:ext cx="2497920" cy="1660720"/>
                          </a:xfrm>
                          <a:prstGeom prst="rect">
                            <a:avLst/>
                          </a:prstGeom>
                          <a:ln/>
                        </pic:spPr>
                      </pic:pic>
                    </a:graphicData>
                  </a:graphic>
                </wp:inline>
              </w:drawing>
            </w:r>
          </w:p>
          <w:p w:rsidR="007640F9" w:rsidRDefault="007640F9" w:rsidP="007640F9">
            <w:pPr>
              <w:pStyle w:val="Normal1"/>
              <w:widowControl w:val="0"/>
              <w:spacing w:line="240" w:lineRule="auto"/>
              <w:jc w:val="center"/>
              <w:rPr>
                <w:sz w:val="18"/>
              </w:rPr>
            </w:pPr>
            <w:r>
              <w:rPr>
                <w:sz w:val="18"/>
              </w:rPr>
              <w:t xml:space="preserve">Tags: </w:t>
            </w:r>
            <w:proofErr w:type="spellStart"/>
            <w:r>
              <w:rPr>
                <w:sz w:val="18"/>
              </w:rPr>
              <w:t>Tuscon</w:t>
            </w:r>
            <w:proofErr w:type="spellEnd"/>
            <w:r>
              <w:rPr>
                <w:sz w:val="18"/>
              </w:rPr>
              <w:t>, flower, Om</w:t>
            </w:r>
          </w:p>
          <w:p w:rsidR="007640F9" w:rsidRDefault="007640F9" w:rsidP="007640F9">
            <w:pPr>
              <w:pStyle w:val="Normal1"/>
              <w:widowControl w:val="0"/>
              <w:spacing w:line="240" w:lineRule="auto"/>
              <w:jc w:val="center"/>
            </w:pPr>
            <w:r>
              <w:rPr>
                <w:sz w:val="18"/>
              </w:rPr>
              <w:t xml:space="preserve">Labels: people, </w:t>
            </w:r>
            <w:proofErr w:type="spellStart"/>
            <w:r>
              <w:rPr>
                <w:sz w:val="18"/>
              </w:rPr>
              <w:t>plant_life</w:t>
            </w:r>
            <w:proofErr w:type="spellEnd"/>
          </w:p>
        </w:tc>
      </w:tr>
    </w:tbl>
    <w:p w:rsidR="00671AD3" w:rsidRDefault="007640F9">
      <w:pPr>
        <w:pStyle w:val="Heading4"/>
        <w:contextualSpacing w:val="0"/>
      </w:pPr>
      <w:bookmarkStart w:id="2" w:name="h.hv5jt1clyye2" w:colFirst="0" w:colLast="0"/>
      <w:bookmarkEnd w:id="2"/>
      <w:r>
        <w:t xml:space="preserve">Sample images, </w:t>
      </w:r>
      <w:r w:rsidR="004C6413">
        <w:t>first four associated user-supplied tags,</w:t>
      </w:r>
      <w:r>
        <w:t xml:space="preserve"> and ground-truth labels, </w:t>
      </w:r>
      <w:r w:rsidR="004C6413">
        <w:t>from [</w:t>
      </w:r>
      <w:r w:rsidRPr="007640F9">
        <w:t>Huiskes2008</w:t>
      </w:r>
      <w:r w:rsidR="004C6413">
        <w:t>].</w:t>
      </w:r>
    </w:p>
    <w:p w:rsidR="00671AD3" w:rsidRDefault="004C6413">
      <w:pPr>
        <w:pStyle w:val="Heading1"/>
        <w:contextualSpacing w:val="0"/>
      </w:pPr>
      <w:bookmarkStart w:id="3" w:name="h.l934fvt4kuew" w:colFirst="0" w:colLast="0"/>
      <w:bookmarkEnd w:id="3"/>
      <w:r>
        <w:lastRenderedPageBreak/>
        <w:t>Problem Specification</w:t>
      </w:r>
    </w:p>
    <w:p w:rsidR="00671AD3" w:rsidRDefault="004C6413">
      <w:pPr>
        <w:pStyle w:val="Heading2"/>
        <w:contextualSpacing w:val="0"/>
      </w:pPr>
      <w:bookmarkStart w:id="4" w:name="h.4lfvc5a94ef1" w:colFirst="0" w:colLast="0"/>
      <w:bookmarkEnd w:id="4"/>
      <w:r>
        <w:t>Overview</w:t>
      </w:r>
      <w:r w:rsidR="00DC4CB6">
        <w:t xml:space="preserve"> </w:t>
      </w:r>
    </w:p>
    <w:p w:rsidR="00671AD3" w:rsidRDefault="004C6413" w:rsidP="00936191">
      <w:pPr>
        <w:pStyle w:val="Normal1"/>
        <w:jc w:val="both"/>
      </w:pPr>
      <w:r>
        <w:t xml:space="preserve">The problem of multimedia retrieval is to develop the scientific methodology to understand and discover images/videos with particular content from a complex, large, and growing collection of multimedia. </w:t>
      </w:r>
      <w:r w:rsidR="00CD1C11">
        <w:t xml:space="preserve">Real-world multimedia, especially as shared on the Internet, can be challenging to retrieve using only visual information, due to complex content, partial occlusion, and diverse styles and quality. The most common solution to this problem is to annotate media with keywords that describe the content and then perform keyword search against these annotations. The problem of annotating images consists of inferring </w:t>
      </w:r>
      <w:r>
        <w:t xml:space="preserve">content labels, </w:t>
      </w:r>
      <w:r>
        <w:rPr>
          <w:rFonts w:ascii="Times New Roman" w:eastAsia="Times New Roman" w:hAnsi="Times New Roman" w:cs="Times New Roman"/>
          <w:i/>
        </w:rPr>
        <w:t>L</w:t>
      </w:r>
      <w:r>
        <w:t xml:space="preserve">, conditioned on an image, </w:t>
      </w:r>
      <w:r>
        <w:rPr>
          <w:rFonts w:ascii="Times New Roman" w:eastAsia="Times New Roman" w:hAnsi="Times New Roman" w:cs="Times New Roman"/>
          <w:i/>
        </w:rPr>
        <w:t>I</w:t>
      </w:r>
      <w:r>
        <w:t xml:space="preserve">, and other related metadata information, </w:t>
      </w:r>
      <w:r>
        <w:rPr>
          <w:rFonts w:ascii="Times New Roman" w:eastAsia="Times New Roman" w:hAnsi="Times New Roman" w:cs="Times New Roman"/>
          <w:i/>
        </w:rPr>
        <w:t>M</w:t>
      </w:r>
      <w:r>
        <w:t>, e.g.</w:t>
      </w:r>
      <w:r>
        <w:rPr>
          <w:rFonts w:ascii="Times New Roman" w:eastAsia="Times New Roman" w:hAnsi="Times New Roman" w:cs="Times New Roman"/>
        </w:rPr>
        <w:t xml:space="preserve"> </w:t>
      </w:r>
      <w:r>
        <w:rPr>
          <w:rFonts w:ascii="Times New Roman" w:eastAsia="Times New Roman" w:hAnsi="Times New Roman" w:cs="Times New Roman"/>
          <w:i/>
        </w:rPr>
        <w:t>P(L|I,M)</w:t>
      </w:r>
      <w:r>
        <w:t>.</w:t>
      </w:r>
    </w:p>
    <w:p w:rsidR="00671AD3" w:rsidRDefault="00671AD3" w:rsidP="00936191">
      <w:pPr>
        <w:pStyle w:val="Normal1"/>
        <w:jc w:val="both"/>
      </w:pPr>
    </w:p>
    <w:p w:rsidR="00671AD3" w:rsidRDefault="00701089" w:rsidP="00936191">
      <w:pPr>
        <w:pStyle w:val="Normal1"/>
        <w:jc w:val="both"/>
      </w:pPr>
      <w:r>
        <w:t xml:space="preserve">In </w:t>
      </w:r>
      <w:r w:rsidR="004C6413">
        <w:t xml:space="preserve">Challenge Problem </w:t>
      </w:r>
      <w:r>
        <w:t xml:space="preserve">6 </w:t>
      </w:r>
      <w:r w:rsidR="004C6413">
        <w:t>(CP</w:t>
      </w:r>
      <w:r>
        <w:t>6</w:t>
      </w:r>
      <w:r w:rsidR="004C6413">
        <w:t>)</w:t>
      </w:r>
      <w:r>
        <w:t>,</w:t>
      </w:r>
      <w:r w:rsidR="004C6413">
        <w:t xml:space="preserve"> </w:t>
      </w:r>
      <w:r w:rsidR="00C579E5">
        <w:t>we will</w:t>
      </w:r>
      <w:r w:rsidR="004C6413">
        <w:t xml:space="preserve"> </w:t>
      </w:r>
      <w:r>
        <w:t xml:space="preserve">solve </w:t>
      </w:r>
      <w:r w:rsidR="004C6413">
        <w:t xml:space="preserve">the </w:t>
      </w:r>
      <w:r>
        <w:t xml:space="preserve">task of </w:t>
      </w:r>
      <w:r w:rsidR="004C6413">
        <w:t xml:space="preserve">automatic image annotation or labeling by exploiting the metadata, </w:t>
      </w:r>
      <w:r w:rsidR="004C6413">
        <w:rPr>
          <w:rFonts w:ascii="Times New Roman" w:eastAsia="Times New Roman" w:hAnsi="Times New Roman" w:cs="Times New Roman"/>
          <w:i/>
        </w:rPr>
        <w:t>M</w:t>
      </w:r>
      <w:r w:rsidR="004C6413">
        <w:t xml:space="preserve">, in addition to the visual information, </w:t>
      </w:r>
      <w:r w:rsidR="004C6413">
        <w:rPr>
          <w:rFonts w:ascii="Times New Roman" w:eastAsia="Times New Roman" w:hAnsi="Times New Roman" w:cs="Times New Roman"/>
          <w:i/>
        </w:rPr>
        <w:t>I</w:t>
      </w:r>
      <w:r w:rsidR="004C6413">
        <w:t xml:space="preserve">. </w:t>
      </w:r>
      <w:r w:rsidR="00CC48FB">
        <w:t>Some types of metadata (i.e. EXIF tags) are generated by the camera when the image is taken; others (i.e. user-provided tags, comments from viewers) are generated after the image is uploaded to an image-sharing service such as</w:t>
      </w:r>
      <w:r w:rsidR="000459EE">
        <w:t xml:space="preserve"> Flickr.</w:t>
      </w:r>
      <w:r w:rsidR="000459EE" w:rsidDel="000459EE">
        <w:t xml:space="preserve"> </w:t>
      </w:r>
      <w:r w:rsidR="004C6413">
        <w:t>We will use</w:t>
      </w:r>
      <w:r w:rsidR="00535485">
        <w:t xml:space="preserve"> a subset of</w:t>
      </w:r>
      <w:r w:rsidR="0027499F">
        <w:t xml:space="preserve"> </w:t>
      </w:r>
      <w:r w:rsidR="00A5078C">
        <w:t xml:space="preserve">the </w:t>
      </w:r>
      <w:r w:rsidR="0027499F">
        <w:t>MIRFLICKR [Huiskes2008]</w:t>
      </w:r>
      <w:r w:rsidR="004C6413">
        <w:t xml:space="preserve"> dataset to supply the ground-truth image labels, image features, and related metadata. The MIRFLICKR data is available </w:t>
      </w:r>
      <w:r w:rsidR="00535485">
        <w:t>under Creative Commons licenses. The subset is the one used by [McAuley2012], which we will henceforth refer to as the MIR14</w:t>
      </w:r>
      <w:r w:rsidR="00B46A9E">
        <w:t>k</w:t>
      </w:r>
      <w:r w:rsidR="00535485">
        <w:t xml:space="preserve"> dataset.</w:t>
      </w:r>
    </w:p>
    <w:p w:rsidR="00671AD3" w:rsidRDefault="00671AD3" w:rsidP="00936191">
      <w:pPr>
        <w:pStyle w:val="Normal1"/>
        <w:jc w:val="both"/>
      </w:pPr>
    </w:p>
    <w:p w:rsidR="00671AD3" w:rsidRDefault="0075689C" w:rsidP="00936191">
      <w:pPr>
        <w:pStyle w:val="Normal1"/>
        <w:jc w:val="both"/>
      </w:pPr>
      <w:r>
        <w:t>Within</w:t>
      </w:r>
      <w:r w:rsidR="004C6413">
        <w:t xml:space="preserve"> the PPAML taxonomy of challenge problems, this CP is related to the Intelligence Analysis domain; the data structures are a hybrid of discrete (categorical) and continuous (features and feature distances) presented in both relational and vector forms. </w:t>
      </w:r>
      <w:r w:rsidR="00701089">
        <w:t xml:space="preserve">The basic </w:t>
      </w:r>
      <w:r w:rsidR="00BD7746">
        <w:t xml:space="preserve">parametric </w:t>
      </w:r>
      <w:r w:rsidR="00701089">
        <w:t>probabilistic model is an</w:t>
      </w:r>
      <w:r w:rsidR="004C6413">
        <w:t xml:space="preserve"> u</w:t>
      </w:r>
      <w:r w:rsidR="00BD7746">
        <w:t xml:space="preserve">ndirected </w:t>
      </w:r>
      <w:r w:rsidR="004C6413">
        <w:t>graphical model over a fixed model</w:t>
      </w:r>
      <w:r w:rsidR="00701089">
        <w:t xml:space="preserve"> structure</w:t>
      </w:r>
      <w:r w:rsidR="004C6413">
        <w:t xml:space="preserve"> with latent variables. Queries </w:t>
      </w:r>
      <w:r w:rsidR="00701089">
        <w:t xml:space="preserve">are </w:t>
      </w:r>
      <w:r w:rsidR="004C6413">
        <w:t>formulated as marginal</w:t>
      </w:r>
      <w:r w:rsidR="00EB5F96">
        <w:t xml:space="preserve"> </w:t>
      </w:r>
      <w:r w:rsidR="00EB5F96" w:rsidRPr="00EB5F96">
        <w:rPr>
          <w:i/>
        </w:rPr>
        <w:t>maximum a posteriori</w:t>
      </w:r>
      <w:r w:rsidR="004C6413">
        <w:t xml:space="preserve"> MAP for individual images, or </w:t>
      </w:r>
      <w:r w:rsidR="00701089">
        <w:t xml:space="preserve">joint </w:t>
      </w:r>
      <w:r w:rsidR="004C6413">
        <w:t xml:space="preserve">MAP for the entire graph. The query timing </w:t>
      </w:r>
      <w:r w:rsidR="00701089">
        <w:t>is</w:t>
      </w:r>
      <w:r w:rsidR="004C6413">
        <w:t xml:space="preserve"> one-shot with slow tempo </w:t>
      </w:r>
      <w:r w:rsidR="00091918">
        <w:t>and</w:t>
      </w:r>
      <w:r w:rsidR="004C6413">
        <w:t xml:space="preserve"> stationary parameters. </w:t>
      </w:r>
    </w:p>
    <w:p w:rsidR="00DC4CB6" w:rsidRDefault="00DC4CB6" w:rsidP="00DC4CB6">
      <w:pPr>
        <w:pStyle w:val="Normal1"/>
      </w:pPr>
      <w:bookmarkStart w:id="5" w:name="h.qtjn81my4sfp" w:colFirst="0" w:colLast="0"/>
      <w:bookmarkEnd w:id="5"/>
    </w:p>
    <w:p w:rsidR="00A0556E" w:rsidRDefault="00A0556E" w:rsidP="00A0556E">
      <w:pPr>
        <w:pStyle w:val="Heading2"/>
        <w:contextualSpacing w:val="0"/>
      </w:pPr>
      <w:r>
        <w:t>Problem Statement</w:t>
      </w:r>
    </w:p>
    <w:p w:rsidR="00A0556E" w:rsidRDefault="00322E58" w:rsidP="00BD7746">
      <w:pPr>
        <w:pStyle w:val="Normal1"/>
        <w:jc w:val="both"/>
      </w:pPr>
      <w:r>
        <w:t>Some definitions:</w:t>
      </w:r>
    </w:p>
    <w:p w:rsidR="00322E58" w:rsidRDefault="00322E58" w:rsidP="00BD7746">
      <w:pPr>
        <w:pStyle w:val="Normal1"/>
        <w:numPr>
          <w:ilvl w:val="0"/>
          <w:numId w:val="2"/>
        </w:numPr>
        <w:jc w:val="both"/>
      </w:pPr>
      <w:r>
        <w:t xml:space="preserve">A </w:t>
      </w:r>
      <w:r w:rsidR="00C17A82">
        <w:t xml:space="preserve">label is a string </w:t>
      </w:r>
      <w:r>
        <w:rPr>
          <w:szCs w:val="22"/>
        </w:rPr>
        <w:t>representing the "ground truth" of concept</w:t>
      </w:r>
      <w:r w:rsidR="00535485">
        <w:rPr>
          <w:szCs w:val="22"/>
        </w:rPr>
        <w:t>s present in an image. MIR14</w:t>
      </w:r>
      <w:r w:rsidR="00B46A9E">
        <w:rPr>
          <w:szCs w:val="22"/>
        </w:rPr>
        <w:t>k</w:t>
      </w:r>
      <w:r>
        <w:rPr>
          <w:szCs w:val="22"/>
        </w:rPr>
        <w:t xml:space="preserve"> provides </w:t>
      </w:r>
      <w:r w:rsidR="00B46A9E">
        <w:rPr>
          <w:szCs w:val="22"/>
        </w:rPr>
        <w:t>2</w:t>
      </w:r>
      <w:r>
        <w:rPr>
          <w:szCs w:val="22"/>
        </w:rPr>
        <w:t>4 labels, such as "river", "</w:t>
      </w:r>
      <w:r w:rsidR="00535485">
        <w:rPr>
          <w:szCs w:val="22"/>
        </w:rPr>
        <w:t>dog</w:t>
      </w:r>
      <w:r>
        <w:rPr>
          <w:szCs w:val="22"/>
        </w:rPr>
        <w:t>", and "baby".</w:t>
      </w:r>
      <w:r>
        <w:t xml:space="preserve"> For the purposes of </w:t>
      </w:r>
      <w:r w:rsidR="00A269A1">
        <w:t>CP6</w:t>
      </w:r>
      <w:r>
        <w:t xml:space="preserve">, </w:t>
      </w:r>
      <w:r w:rsidR="00C17A82">
        <w:t>the set of available labels</w:t>
      </w:r>
      <w:r w:rsidR="00C10248">
        <w:t xml:space="preserve"> is fixed </w:t>
      </w:r>
      <w:r>
        <w:t>and independent of any particular set of images (although we assume</w:t>
      </w:r>
      <w:r w:rsidR="00C10248">
        <w:t xml:space="preserve"> it is applicable</w:t>
      </w:r>
      <w:r>
        <w:t xml:space="preserve"> to whatever set of images we are considering.)</w:t>
      </w:r>
    </w:p>
    <w:p w:rsidR="00322E58" w:rsidRDefault="00E86F17" w:rsidP="00F20B68">
      <w:pPr>
        <w:pStyle w:val="Normal1"/>
        <w:numPr>
          <w:ilvl w:val="0"/>
          <w:numId w:val="2"/>
        </w:numPr>
        <w:jc w:val="both"/>
      </w:pPr>
      <w:r>
        <w:t xml:space="preserve">An </w:t>
      </w:r>
      <w:r w:rsidR="00322E58">
        <w:t xml:space="preserve">image </w:t>
      </w:r>
      <m:oMath>
        <m:r>
          <w:rPr>
            <w:rFonts w:ascii="Cambria Math" w:hAnsi="Cambria Math"/>
          </w:rPr>
          <m:t>I</m:t>
        </m:r>
      </m:oMath>
      <w:r w:rsidR="00322E58">
        <w:t xml:space="preserve"> is </w:t>
      </w:r>
      <w:r>
        <w:t>a matrix of pixel values</w:t>
      </w:r>
      <w:r w:rsidR="00A269A1">
        <w:t xml:space="preserve">. </w:t>
      </w:r>
      <w:r w:rsidR="000459EE">
        <w:t>The raw images will be made available</w:t>
      </w:r>
      <w:r w:rsidR="007A46DA">
        <w:t>; h</w:t>
      </w:r>
      <w:r w:rsidR="00A269A1">
        <w:t xml:space="preserve">owever, instead of requiring the teams to work with raw images, we will summarize the images in terms of </w:t>
      </w:r>
      <w:r>
        <w:t xml:space="preserve">various </w:t>
      </w:r>
      <w:r w:rsidRPr="00E86F17">
        <w:t xml:space="preserve">image features </w:t>
      </w:r>
      <w:r>
        <w:t xml:space="preserve">such as histograms, texture measures, bag-of-word descriptors, </w:t>
      </w:r>
      <w:r w:rsidR="00D17526">
        <w:t>and other standard descriptors, as well as more specialized features such the output of detectors tuned to specific real-world objects such as cars or people</w:t>
      </w:r>
      <w:r w:rsidR="007A46DA">
        <w:t>.</w:t>
      </w:r>
    </w:p>
    <w:p w:rsidR="007600A1" w:rsidRDefault="00D17526" w:rsidP="00F20B68">
      <w:pPr>
        <w:pStyle w:val="Normal1"/>
        <w:numPr>
          <w:ilvl w:val="0"/>
          <w:numId w:val="2"/>
        </w:numPr>
        <w:jc w:val="both"/>
      </w:pPr>
      <w:r>
        <w:t xml:space="preserve">Each image is associated with </w:t>
      </w:r>
      <w:r w:rsidR="009977A5">
        <w:t xml:space="preserve">metadata </w:t>
      </w:r>
      <m:oMath>
        <m:r>
          <w:rPr>
            <w:rFonts w:ascii="Cambria Math" w:hAnsi="Cambria Math"/>
          </w:rPr>
          <m:t>M</m:t>
        </m:r>
      </m:oMath>
      <w:r w:rsidR="007600A1">
        <w:t>, which may be divided into two type</w:t>
      </w:r>
      <w:r w:rsidR="00367BD6" w:rsidRPr="00367BD6">
        <w:t xml:space="preserve">s: </w:t>
      </w:r>
      <w:r w:rsidR="007600A1" w:rsidRPr="000459EE">
        <w:rPr>
          <w:b/>
        </w:rPr>
        <w:t>intrin</w:t>
      </w:r>
      <w:r w:rsidR="007600A1">
        <w:rPr>
          <w:b/>
        </w:rPr>
        <w:t>sic</w:t>
      </w:r>
      <w:r w:rsidR="007600A1">
        <w:t>, based on the EXIF data collected from the camera, a</w:t>
      </w:r>
      <w:r w:rsidR="00367BD6" w:rsidRPr="00367BD6">
        <w:t xml:space="preserve">nd </w:t>
      </w:r>
      <w:r w:rsidR="007600A1" w:rsidRPr="000459EE">
        <w:rPr>
          <w:b/>
        </w:rPr>
        <w:t>relatio</w:t>
      </w:r>
      <w:r w:rsidR="007600A1">
        <w:rPr>
          <w:b/>
        </w:rPr>
        <w:t>nal</w:t>
      </w:r>
      <w:r w:rsidR="007600A1">
        <w:t xml:space="preserve">, describing the context of the image on Flickr. </w:t>
      </w:r>
      <w:r w:rsidR="002B4E9A">
        <w:t xml:space="preserve">The following list is provided as guidance; precise file </w:t>
      </w:r>
      <w:r w:rsidR="002B4E9A">
        <w:lastRenderedPageBreak/>
        <w:t xml:space="preserve">formats may be found in the "Solution I/O Specification" section. </w:t>
      </w:r>
      <w:r w:rsidR="001E0FFC">
        <w:t>The following fields will be provided when present on the original image</w:t>
      </w:r>
      <w:r w:rsidR="007600A1">
        <w:t>:</w:t>
      </w:r>
    </w:p>
    <w:p w:rsidR="00AA63B6" w:rsidRDefault="00AA63B6" w:rsidP="00AA63B6">
      <w:pPr>
        <w:pStyle w:val="Normal1"/>
        <w:numPr>
          <w:ilvl w:val="1"/>
          <w:numId w:val="2"/>
        </w:numPr>
        <w:jc w:val="both"/>
      </w:pPr>
      <w:r>
        <w:t>Date and time the picture was taken</w:t>
      </w:r>
    </w:p>
    <w:p w:rsidR="00AA63B6" w:rsidRDefault="00AA63B6" w:rsidP="00AA63B6">
      <w:pPr>
        <w:pStyle w:val="Normal1"/>
        <w:numPr>
          <w:ilvl w:val="1"/>
          <w:numId w:val="2"/>
        </w:numPr>
        <w:jc w:val="both"/>
      </w:pPr>
      <w:r>
        <w:t>Whether or not the flash fired</w:t>
      </w:r>
    </w:p>
    <w:p w:rsidR="00AA63B6" w:rsidRDefault="00AA63B6" w:rsidP="00AA63B6">
      <w:pPr>
        <w:pStyle w:val="Normal1"/>
        <w:numPr>
          <w:ilvl w:val="1"/>
          <w:numId w:val="2"/>
        </w:numPr>
        <w:jc w:val="both"/>
      </w:pPr>
      <w:r>
        <w:t>Geo-location (uncommon)</w:t>
      </w:r>
    </w:p>
    <w:p w:rsidR="00CF51F2" w:rsidRDefault="00AA63B6" w:rsidP="00AA63B6">
      <w:pPr>
        <w:pStyle w:val="Normal1"/>
        <w:ind w:left="720"/>
        <w:jc w:val="both"/>
      </w:pPr>
      <w:r>
        <w:t>Relational metadata include</w:t>
      </w:r>
      <w:r w:rsidR="002B4E9A">
        <w:t>s</w:t>
      </w:r>
      <w:r>
        <w:t>:</w:t>
      </w:r>
    </w:p>
    <w:p w:rsidR="00B14E43" w:rsidRDefault="002B4E9A" w:rsidP="00B14E43">
      <w:pPr>
        <w:pStyle w:val="Normal1"/>
        <w:numPr>
          <w:ilvl w:val="1"/>
          <w:numId w:val="10"/>
        </w:numPr>
        <w:ind w:left="1440"/>
      </w:pPr>
      <w:r>
        <w:t>The Flickr user ID of the photo's owner</w:t>
      </w:r>
    </w:p>
    <w:p w:rsidR="003647F8" w:rsidRDefault="003647F8" w:rsidP="00B14E43">
      <w:pPr>
        <w:pStyle w:val="Normal1"/>
        <w:numPr>
          <w:ilvl w:val="1"/>
          <w:numId w:val="10"/>
        </w:numPr>
        <w:ind w:left="1440"/>
      </w:pPr>
      <w:r>
        <w:t>Photo title</w:t>
      </w:r>
      <w:r w:rsidR="001E0FFC">
        <w:t xml:space="preserve"> (a string) </w:t>
      </w:r>
    </w:p>
    <w:p w:rsidR="00AA63B6" w:rsidRDefault="00AA63B6" w:rsidP="00AA63B6">
      <w:pPr>
        <w:pStyle w:val="Normal1"/>
        <w:numPr>
          <w:ilvl w:val="1"/>
          <w:numId w:val="10"/>
        </w:numPr>
        <w:ind w:left="1440"/>
      </w:pPr>
      <w:r>
        <w:t xml:space="preserve">The free-form text </w:t>
      </w:r>
      <w:r w:rsidR="00CF51F2">
        <w:t>tags associated with the image, and who provided the tag</w:t>
      </w:r>
      <w:r w:rsidR="003647F8">
        <w:t xml:space="preserve">. These text tags are unrelated to the </w:t>
      </w:r>
      <w:r w:rsidR="001E0FFC">
        <w:t xml:space="preserve">labels </w:t>
      </w:r>
      <w:r w:rsidR="003647F8">
        <w:t>in the label</w:t>
      </w:r>
      <w:r w:rsidR="003647F8" w:rsidRPr="003647F8">
        <w:t xml:space="preserve"> </w:t>
      </w:r>
      <w:r w:rsidR="003647F8">
        <w:t xml:space="preserve">set </w:t>
      </w:r>
      <m:oMath>
        <m:r>
          <w:rPr>
            <w:rFonts w:ascii="Cambria Math" w:hAnsi="Cambria Math"/>
          </w:rPr>
          <m:t>L</m:t>
        </m:r>
      </m:oMath>
      <w:r w:rsidR="003647F8">
        <w:t>.</w:t>
      </w:r>
    </w:p>
    <w:p w:rsidR="00B14E43" w:rsidRDefault="00B14E43" w:rsidP="00AA63B6">
      <w:pPr>
        <w:pStyle w:val="Normal1"/>
        <w:numPr>
          <w:ilvl w:val="1"/>
          <w:numId w:val="10"/>
        </w:numPr>
        <w:ind w:left="1440"/>
      </w:pPr>
      <w:r>
        <w:t xml:space="preserve">The Flickr </w:t>
      </w:r>
      <w:r>
        <w:rPr>
          <w:b/>
        </w:rPr>
        <w:t>groups</w:t>
      </w:r>
      <w:r>
        <w:t xml:space="preserve"> to which the photo belongs</w:t>
      </w:r>
      <w:r w:rsidR="002B4E9A">
        <w:t xml:space="preserve">. A </w:t>
      </w:r>
      <w:r w:rsidR="00833968">
        <w:t>group may contain photos belonging both to the group's owner and other Flickr users.</w:t>
      </w:r>
      <w:r w:rsidR="00F63106">
        <w:t xml:space="preserve"> In the context of this dataset, groups provide information via the title of the group. For example, a photo of a palm t</w:t>
      </w:r>
      <w:r w:rsidR="00405A69">
        <w:t xml:space="preserve">ree may be in two groups, one </w:t>
      </w:r>
      <w:r w:rsidR="00F63106">
        <w:t xml:space="preserve">titled "Vacation photos" and another </w:t>
      </w:r>
      <w:r w:rsidR="00405A69">
        <w:t>titled "Hawaii". Other photos in the group will not generally be available.</w:t>
      </w:r>
    </w:p>
    <w:p w:rsidR="003647F8" w:rsidRDefault="00B14E43" w:rsidP="003647F8">
      <w:pPr>
        <w:pStyle w:val="Normal1"/>
        <w:numPr>
          <w:ilvl w:val="1"/>
          <w:numId w:val="10"/>
        </w:numPr>
        <w:ind w:left="1440"/>
      </w:pPr>
      <w:r>
        <w:t xml:space="preserve">The Flickr </w:t>
      </w:r>
      <w:r>
        <w:rPr>
          <w:b/>
        </w:rPr>
        <w:t>galleries</w:t>
      </w:r>
      <w:r>
        <w:t xml:space="preserve"> to which the photo belongs</w:t>
      </w:r>
      <w:r w:rsidR="00833968">
        <w:t>.</w:t>
      </w:r>
      <w:r>
        <w:t xml:space="preserve"> </w:t>
      </w:r>
      <w:r w:rsidR="00833968">
        <w:t>A gallery may only contain photos belonging to other Flickr users.</w:t>
      </w:r>
      <w:r w:rsidR="00405A69">
        <w:t>. Galleries provide both a title and a description, as ancillary information such as the number of photos in the gallery, the number of times it has been viewed, etc.</w:t>
      </w:r>
    </w:p>
    <w:p w:rsidR="00833968" w:rsidRDefault="003647F8" w:rsidP="00833968">
      <w:pPr>
        <w:pStyle w:val="Normal1"/>
        <w:ind w:left="720"/>
      </w:pPr>
      <w:r>
        <w:t>Not every photo will have every item of metadata.</w:t>
      </w:r>
    </w:p>
    <w:p w:rsidR="00833968" w:rsidRDefault="00833968" w:rsidP="003647F8">
      <w:pPr>
        <w:pStyle w:val="Normal1"/>
        <w:ind w:left="720"/>
      </w:pPr>
    </w:p>
    <w:p w:rsidR="00297651" w:rsidRDefault="00297651" w:rsidP="00BD7746">
      <w:pPr>
        <w:pStyle w:val="Normal1"/>
        <w:jc w:val="both"/>
      </w:pPr>
    </w:p>
    <w:p w:rsidR="00A8028E" w:rsidRDefault="00297651" w:rsidP="00BD7746">
      <w:pPr>
        <w:pStyle w:val="Normal1"/>
        <w:jc w:val="both"/>
      </w:pPr>
      <w:r>
        <w:t xml:space="preserve">Given these definitions, the problem </w:t>
      </w:r>
      <w:r w:rsidR="00B850D2">
        <w:t>can be stated as follows</w:t>
      </w:r>
      <w:r w:rsidR="00A8028E">
        <w:t>:</w:t>
      </w:r>
    </w:p>
    <w:p w:rsidR="00A8028E" w:rsidRDefault="00A8028E" w:rsidP="00BD7746">
      <w:pPr>
        <w:pStyle w:val="Normal1"/>
        <w:jc w:val="both"/>
      </w:pPr>
    </w:p>
    <w:p w:rsidR="00A8028E" w:rsidRPr="00A8028E" w:rsidRDefault="009F49C6" w:rsidP="00BD7746">
      <w:pPr>
        <w:pStyle w:val="Normal1"/>
        <w:jc w:val="both"/>
        <w:rPr>
          <w:b/>
        </w:rPr>
      </w:pPr>
      <w:r w:rsidRPr="009F49C6">
        <w:rPr>
          <w:b/>
        </w:rPr>
        <w:t xml:space="preserve">Given: </w:t>
      </w:r>
    </w:p>
    <w:p w:rsidR="009F49C6" w:rsidRDefault="00A8028E" w:rsidP="00BD7746">
      <w:pPr>
        <w:pStyle w:val="Normal1"/>
        <w:numPr>
          <w:ilvl w:val="0"/>
          <w:numId w:val="2"/>
        </w:numPr>
        <w:jc w:val="both"/>
      </w:pPr>
      <w:r>
        <w:t>A database of images</w:t>
      </w:r>
    </w:p>
    <w:p w:rsidR="009F49C6" w:rsidRDefault="00F20B68" w:rsidP="00BD7746">
      <w:pPr>
        <w:pStyle w:val="Normal1"/>
        <w:numPr>
          <w:ilvl w:val="0"/>
          <w:numId w:val="2"/>
        </w:numPr>
        <w:jc w:val="both"/>
      </w:pPr>
      <w:r>
        <w:t>Meta</w:t>
      </w:r>
      <w:r w:rsidR="00A8028E">
        <w:t>data for those images</w:t>
      </w:r>
    </w:p>
    <w:p w:rsidR="009F49C6" w:rsidRDefault="00A8028E" w:rsidP="00BD7746">
      <w:pPr>
        <w:pStyle w:val="Normal1"/>
        <w:numPr>
          <w:ilvl w:val="0"/>
          <w:numId w:val="2"/>
        </w:numPr>
        <w:jc w:val="both"/>
      </w:pPr>
      <w:r>
        <w:t>Labels for a subset of those images (the training set)</w:t>
      </w:r>
    </w:p>
    <w:p w:rsidR="00A8028E" w:rsidRPr="00A8028E" w:rsidRDefault="009F49C6" w:rsidP="00BD7746">
      <w:pPr>
        <w:pStyle w:val="Normal1"/>
        <w:jc w:val="both"/>
        <w:rPr>
          <w:b/>
        </w:rPr>
      </w:pPr>
      <w:r w:rsidRPr="009F49C6">
        <w:rPr>
          <w:b/>
        </w:rPr>
        <w:t>Find:</w:t>
      </w:r>
    </w:p>
    <w:p w:rsidR="009F49C6" w:rsidRDefault="00A8028E" w:rsidP="00BD7746">
      <w:pPr>
        <w:pStyle w:val="Normal1"/>
        <w:numPr>
          <w:ilvl w:val="0"/>
          <w:numId w:val="2"/>
        </w:numPr>
        <w:jc w:val="both"/>
      </w:pPr>
      <w:r>
        <w:t>The labels of all other images in the database</w:t>
      </w:r>
    </w:p>
    <w:p w:rsidR="00A8028E" w:rsidRDefault="00A8028E" w:rsidP="00BD7746">
      <w:pPr>
        <w:pStyle w:val="Normal1"/>
        <w:jc w:val="both"/>
      </w:pPr>
    </w:p>
    <w:p w:rsidR="002D5912" w:rsidRPr="002D5912" w:rsidRDefault="002D5912" w:rsidP="00BD7746">
      <w:pPr>
        <w:pStyle w:val="Normal1"/>
        <w:jc w:val="both"/>
      </w:pPr>
      <w:r>
        <w:t>The following sections describe the baseline model, data package and formats, and evaluation methodology.</w:t>
      </w:r>
    </w:p>
    <w:p w:rsidR="00671AD3" w:rsidRDefault="00B70DFE" w:rsidP="00BD7746">
      <w:pPr>
        <w:pStyle w:val="Heading2"/>
        <w:contextualSpacing w:val="0"/>
        <w:jc w:val="both"/>
      </w:pPr>
      <w:r>
        <w:t xml:space="preserve">Probability </w:t>
      </w:r>
      <w:r w:rsidR="004C6413">
        <w:t>Model</w:t>
      </w:r>
    </w:p>
    <w:p w:rsidR="004C6413" w:rsidRPr="000A40E5" w:rsidRDefault="004C6413" w:rsidP="00BD7746">
      <w:pPr>
        <w:jc w:val="both"/>
        <w:textAlignment w:val="baseline"/>
        <w:rPr>
          <w:rFonts w:eastAsia="Times New Roman"/>
          <w:sz w:val="23"/>
          <w:szCs w:val="23"/>
          <w:u w:val="single"/>
        </w:rPr>
      </w:pPr>
      <w:bookmarkStart w:id="6" w:name="h.okw3wdwh118b" w:colFirst="0" w:colLast="0"/>
      <w:bookmarkStart w:id="7" w:name="h.4mohk21wujhn" w:colFirst="0" w:colLast="0"/>
      <w:bookmarkEnd w:id="6"/>
      <w:bookmarkEnd w:id="7"/>
    </w:p>
    <w:p w:rsidR="002D5912" w:rsidRDefault="00B70DFE" w:rsidP="00BD7746">
      <w:pPr>
        <w:jc w:val="both"/>
        <w:textAlignment w:val="baseline"/>
        <w:rPr>
          <w:rFonts w:eastAsia="Times New Roman"/>
          <w:szCs w:val="22"/>
        </w:rPr>
      </w:pPr>
      <w:r>
        <w:rPr>
          <w:rFonts w:eastAsia="Times New Roman"/>
          <w:szCs w:val="22"/>
        </w:rPr>
        <w:t xml:space="preserve">The probability model for CP6 is based on a conditional random field (CRF). </w:t>
      </w:r>
      <w:r w:rsidR="004C6413" w:rsidRPr="004C6413">
        <w:rPr>
          <w:rFonts w:eastAsia="Times New Roman"/>
          <w:szCs w:val="22"/>
        </w:rPr>
        <w:t xml:space="preserve"> </w:t>
      </w:r>
      <w:r>
        <w:rPr>
          <w:rFonts w:eastAsia="Times New Roman"/>
          <w:szCs w:val="22"/>
        </w:rPr>
        <w:t xml:space="preserve">This </w:t>
      </w:r>
      <w:r w:rsidR="004C6413" w:rsidRPr="004C6413">
        <w:rPr>
          <w:rFonts w:eastAsia="Times New Roman"/>
          <w:szCs w:val="22"/>
        </w:rPr>
        <w:t>capture</w:t>
      </w:r>
      <w:r>
        <w:rPr>
          <w:rFonts w:eastAsia="Times New Roman"/>
          <w:szCs w:val="22"/>
        </w:rPr>
        <w:t>s</w:t>
      </w:r>
      <w:r w:rsidR="004C6413" w:rsidRPr="004C6413">
        <w:rPr>
          <w:rFonts w:eastAsia="Times New Roman"/>
          <w:szCs w:val="22"/>
        </w:rPr>
        <w:t xml:space="preserve"> both unary dependencies between image labels, </w:t>
      </w:r>
      <m:oMath>
        <m:r>
          <w:rPr>
            <w:rFonts w:ascii="Cambria Math" w:eastAsia="Times New Roman" w:hAnsi="Cambria Math"/>
            <w:szCs w:val="22"/>
          </w:rPr>
          <m:t>L=</m:t>
        </m:r>
        <m:d>
          <m:dPr>
            <m:begChr m:val="{"/>
            <m:endChr m:val="}"/>
            <m:ctrlPr>
              <w:rPr>
                <w:rFonts w:ascii="Cambria Math" w:eastAsia="Times New Roman" w:hAnsi="Cambria Math"/>
                <w:i/>
                <w:szCs w:val="22"/>
              </w:rPr>
            </m:ctrlPr>
          </m:dPr>
          <m:e>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2</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e>
        </m:d>
      </m:oMath>
      <w:r w:rsidR="004C6413" w:rsidRPr="004C6413">
        <w:rPr>
          <w:rFonts w:eastAsia="Times New Roman"/>
          <w:szCs w:val="22"/>
        </w:rPr>
        <w:t xml:space="preserve">, and the input features (e.g. image features and metadata), as well as the pairwise dependencies between pairs of labels and the input features to produce the conditional probability </w:t>
      </w:r>
      <m:oMath>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w:rPr>
                <w:rFonts w:ascii="Cambria Math" w:eastAsia="Times New Roman" w:hAnsi="Cambria Math"/>
                <w:szCs w:val="22"/>
              </w:rPr>
              <m:t>I,M</m:t>
            </m:r>
          </m:e>
        </m:d>
        <m:r>
          <w:rPr>
            <w:rFonts w:ascii="Cambria Math" w:eastAsia="Times New Roman" w:hAnsi="Cambria Math"/>
            <w:szCs w:val="22"/>
          </w:rPr>
          <m:t>=P</m:t>
        </m:r>
        <m:d>
          <m:dPr>
            <m:ctrlPr>
              <w:rPr>
                <w:rFonts w:ascii="Cambria Math" w:eastAsia="Times New Roman" w:hAnsi="Cambria Math"/>
                <w:i/>
                <w:szCs w:val="22"/>
              </w:rPr>
            </m:ctrlPr>
          </m:dPr>
          <m:e>
            <m:r>
              <w:rPr>
                <w:rFonts w:ascii="Cambria Math" w:eastAsia="Times New Roman" w:hAnsi="Cambria Math"/>
                <w:szCs w:val="22"/>
              </w:rPr>
              <m:t>L</m:t>
            </m:r>
          </m:e>
          <m:e>
            <m:r>
              <m:rPr>
                <m:sty m:val="bi"/>
              </m:rPr>
              <w:rPr>
                <w:rFonts w:ascii="Cambria Math" w:eastAsia="Times New Roman" w:hAnsi="Cambria Math"/>
                <w:szCs w:val="22"/>
              </w:rPr>
              <m:t>x</m:t>
            </m:r>
            <m:r>
              <w:rPr>
                <w:rFonts w:ascii="Cambria Math" w:eastAsia="Times New Roman" w:hAnsi="Cambria Math"/>
                <w:szCs w:val="22"/>
              </w:rPr>
              <m:t>,f,M</m:t>
            </m:r>
          </m:e>
        </m:d>
      </m:oMath>
      <w:r w:rsidR="003B6ACB">
        <w:rPr>
          <w:rFonts w:eastAsia="Times New Roman"/>
          <w:szCs w:val="22"/>
        </w:rPr>
        <w:t xml:space="preserve">, where </w:t>
      </w:r>
      <m:oMath>
        <m:r>
          <m:rPr>
            <m:sty m:val="bi"/>
          </m:rPr>
          <w:rPr>
            <w:rFonts w:ascii="Cambria Math" w:eastAsia="Times New Roman" w:hAnsi="Cambria Math"/>
            <w:szCs w:val="22"/>
          </w:rPr>
          <m:t>x</m:t>
        </m:r>
      </m:oMath>
      <w:r w:rsidR="003B6ACB">
        <w:rPr>
          <w:rFonts w:eastAsia="Times New Roman"/>
          <w:szCs w:val="22"/>
        </w:rPr>
        <w:t xml:space="preserve"> and </w:t>
      </w:r>
      <m:oMath>
        <m:r>
          <w:rPr>
            <w:rFonts w:ascii="Cambria Math" w:eastAsia="Times New Roman" w:hAnsi="Cambria Math"/>
            <w:szCs w:val="22"/>
          </w:rPr>
          <m:t>f</m:t>
        </m:r>
      </m:oMath>
      <w:r w:rsidR="003B6ACB" w:rsidRPr="004C6413">
        <w:rPr>
          <w:rFonts w:eastAsia="Times New Roman"/>
          <w:szCs w:val="22"/>
        </w:rPr>
        <w:t xml:space="preserve"> </w:t>
      </w:r>
      <w:r w:rsidR="003B6ACB">
        <w:rPr>
          <w:rFonts w:eastAsia="Times New Roman"/>
          <w:szCs w:val="22"/>
        </w:rPr>
        <w:t xml:space="preserve">are features derived from the image set, </w:t>
      </w:r>
      <m:oMath>
        <m:r>
          <w:rPr>
            <w:rFonts w:ascii="Cambria Math" w:eastAsia="Times New Roman" w:hAnsi="Cambria Math"/>
            <w:szCs w:val="22"/>
          </w:rPr>
          <m:t>I</m:t>
        </m:r>
      </m:oMath>
      <w:r w:rsidR="003B6ACB">
        <w:rPr>
          <w:rFonts w:eastAsia="Times New Roman"/>
          <w:szCs w:val="22"/>
        </w:rPr>
        <w:t>. T</w:t>
      </w:r>
      <w:r w:rsidR="004C6413" w:rsidRPr="004C6413">
        <w:rPr>
          <w:rFonts w:eastAsia="Times New Roman"/>
          <w:szCs w:val="22"/>
        </w:rPr>
        <w:t>he observed input features can i</w:t>
      </w:r>
      <w:r w:rsidR="002D5912">
        <w:rPr>
          <w:rFonts w:eastAsia="Times New Roman"/>
          <w:szCs w:val="22"/>
        </w:rPr>
        <w:t>nclude data from three sources:</w:t>
      </w:r>
    </w:p>
    <w:p w:rsid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raw image features</w:t>
      </w:r>
    </w:p>
    <w:p w:rsidR="002D5912" w:rsidRDefault="00416ACC"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t xml:space="preserve">outputs from specific object detectors or </w:t>
      </w:r>
      <w:r w:rsidR="004C6413" w:rsidRPr="002D5912">
        <w:rPr>
          <w:rFonts w:ascii="Arial" w:eastAsia="Times New Roman" w:hAnsi="Arial" w:cs="Arial"/>
        </w:rPr>
        <w:t>classifier</w:t>
      </w:r>
      <w:r>
        <w:rPr>
          <w:rFonts w:ascii="Arial" w:eastAsia="Times New Roman" w:hAnsi="Arial" w:cs="Arial"/>
        </w:rPr>
        <w:t>s</w:t>
      </w:r>
    </w:p>
    <w:p w:rsidR="002D5912" w:rsidRPr="002D5912" w:rsidRDefault="002D5912" w:rsidP="00BD7746">
      <w:pPr>
        <w:pStyle w:val="ListParagraph"/>
        <w:numPr>
          <w:ilvl w:val="0"/>
          <w:numId w:val="4"/>
        </w:numPr>
        <w:jc w:val="both"/>
        <w:textAlignment w:val="baseline"/>
        <w:rPr>
          <w:rFonts w:ascii="Arial" w:eastAsia="Times New Roman" w:hAnsi="Arial" w:cs="Arial"/>
        </w:rPr>
      </w:pPr>
      <w:r>
        <w:rPr>
          <w:rFonts w:ascii="Arial" w:eastAsia="Times New Roman" w:hAnsi="Arial" w:cs="Arial"/>
        </w:rPr>
        <w:lastRenderedPageBreak/>
        <w:t>metadata</w:t>
      </w:r>
    </w:p>
    <w:p w:rsidR="004C6413" w:rsidRPr="002D5912" w:rsidRDefault="004C6413" w:rsidP="00BD7746">
      <w:pPr>
        <w:jc w:val="both"/>
        <w:textAlignment w:val="baseline"/>
        <w:rPr>
          <w:rFonts w:eastAsia="Times New Roman"/>
        </w:rPr>
      </w:pPr>
      <w:r w:rsidRPr="002D5912">
        <w:rPr>
          <w:rFonts w:eastAsia="Times New Roman"/>
        </w:rPr>
        <w:t xml:space="preserve">The raw image features, </w:t>
      </w:r>
      <m:oMath>
        <m:r>
          <m:rPr>
            <m:sty m:val="bi"/>
          </m:rPr>
          <w:rPr>
            <w:rFonts w:ascii="Cambria Math" w:eastAsia="Times New Roman" w:hAnsi="Cambria Math"/>
          </w:rPr>
          <m:t>x</m:t>
        </m:r>
      </m:oMath>
      <w:r w:rsidRPr="002D5912">
        <w:rPr>
          <w:rFonts w:eastAsia="Times New Roman"/>
        </w:rPr>
        <w:t>, include low-level descriptors such as histogram of oriented gradients and color histograms. The classifier outputs,</w:t>
      </w:r>
      <m:oMath>
        <m:r>
          <m:rPr>
            <m:sty m:val="bi"/>
          </m:rP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c</m:t>
            </m:r>
          </m:sub>
        </m:sSub>
        <m:d>
          <m:dPr>
            <m:ctrlPr>
              <w:rPr>
                <w:rFonts w:ascii="Cambria Math" w:eastAsia="Times New Roman" w:hAnsi="Cambria Math"/>
                <w:i/>
              </w:rPr>
            </m:ctrlPr>
          </m:dPr>
          <m:e>
            <m:r>
              <m:rPr>
                <m:sty m:val="bi"/>
              </m:rPr>
              <w:rPr>
                <w:rFonts w:ascii="Cambria Math" w:eastAsia="Times New Roman" w:hAnsi="Cambria Math"/>
              </w:rPr>
              <m:t>x</m:t>
            </m:r>
          </m:e>
        </m:d>
        <m:r>
          <w:rPr>
            <w:rFonts w:ascii="Cambria Math" w:eastAsia="Times New Roman" w:hAnsi="Cambria Math"/>
          </w:rPr>
          <m:t>;c=</m:t>
        </m:r>
        <m:d>
          <m:dPr>
            <m:begChr m:val="{"/>
            <m:endChr m:val="}"/>
            <m:ctrlPr>
              <w:rPr>
                <w:rFonts w:ascii="Cambria Math" w:eastAsia="Times New Roman" w:hAnsi="Cambria Math"/>
                <w:i/>
              </w:rPr>
            </m:ctrlPr>
          </m:dPr>
          <m:e>
            <m:r>
              <w:rPr>
                <w:rFonts w:ascii="Cambria Math" w:eastAsia="Times New Roman" w:hAnsi="Cambria Math"/>
              </w:rPr>
              <m:t>1,2,…,C</m:t>
            </m:r>
          </m:e>
        </m:d>
      </m:oMath>
      <w:r w:rsidRPr="002D5912">
        <w:rPr>
          <w:rFonts w:eastAsia="Times New Roman"/>
        </w:rPr>
        <w:t xml:space="preserve">, are posterior probabilities or scores that represent how well the data matches a set of class models, which </w:t>
      </w:r>
      <w:r w:rsidR="00F20811">
        <w:rPr>
          <w:rFonts w:eastAsia="Times New Roman"/>
        </w:rPr>
        <w:t>have been</w:t>
      </w:r>
      <w:r w:rsidR="00F20811" w:rsidRPr="002D5912">
        <w:rPr>
          <w:rFonts w:eastAsia="Times New Roman"/>
        </w:rPr>
        <w:t xml:space="preserve"> </w:t>
      </w:r>
      <w:r w:rsidRPr="002D5912">
        <w:rPr>
          <w:rFonts w:eastAsia="Times New Roman"/>
        </w:rPr>
        <w:t>previously trained using image features</w:t>
      </w:r>
      <m:oMath>
        <m:r>
          <m:rPr>
            <m:sty m:val="bi"/>
          </m:rPr>
          <w:rPr>
            <w:rFonts w:ascii="Cambria Math" w:eastAsia="Times New Roman" w:hAnsi="Cambria Math"/>
          </w:rPr>
          <m:t>.</m:t>
        </m:r>
      </m:oMath>
      <w:r w:rsidRPr="002D5912">
        <w:rPr>
          <w:rFonts w:eastAsia="Times New Roman"/>
          <w:b/>
        </w:rPr>
        <w:t xml:space="preserve"> </w:t>
      </w:r>
      <w:r w:rsidRPr="002D5912">
        <w:rPr>
          <w:rFonts w:eastAsia="Times New Roman"/>
        </w:rPr>
        <w:t xml:space="preserve">These classifiers characterize classes such as scene categories (building, grass, road), object categories (person, bicycle, vehicle), </w:t>
      </w:r>
      <w:r w:rsidR="00F20811">
        <w:rPr>
          <w:rFonts w:eastAsia="Times New Roman"/>
        </w:rPr>
        <w:t>and</w:t>
      </w:r>
      <w:r w:rsidR="00F20811" w:rsidRPr="002D5912">
        <w:rPr>
          <w:rFonts w:eastAsia="Times New Roman"/>
        </w:rPr>
        <w:t xml:space="preserve"> </w:t>
      </w:r>
      <w:r w:rsidRPr="002D5912">
        <w:rPr>
          <w:rFonts w:eastAsia="Times New Roman"/>
        </w:rPr>
        <w:t xml:space="preserve">image type (birthday party, nature, dancing). The metadata, </w:t>
      </w:r>
      <w:r w:rsidRPr="002D5912">
        <w:rPr>
          <w:rFonts w:eastAsia="Times New Roman"/>
          <w:i/>
        </w:rPr>
        <w:t>M</w:t>
      </w:r>
      <w:r w:rsidRPr="002D5912">
        <w:rPr>
          <w:rFonts w:eastAsia="Times New Roman"/>
        </w:rPr>
        <w:t xml:space="preserve">, is a binary indicator vector that indicates the occurrence of </w:t>
      </w:r>
      <w:r w:rsidRPr="002D5912">
        <w:rPr>
          <w:rFonts w:eastAsia="Times New Roman"/>
          <w:i/>
        </w:rPr>
        <w:t>words</w:t>
      </w:r>
      <w:r w:rsidRPr="002D5912">
        <w:rPr>
          <w:rFonts w:eastAsia="Times New Roman"/>
        </w:rPr>
        <w:t xml:space="preserve"> (derived from titles, descriptions, and comments), </w:t>
      </w:r>
      <w:r w:rsidRPr="002D5912">
        <w:rPr>
          <w:rFonts w:eastAsia="Times New Roman"/>
          <w:i/>
        </w:rPr>
        <w:t>groups,</w:t>
      </w:r>
      <w:r w:rsidRPr="002D5912">
        <w:rPr>
          <w:rFonts w:eastAsia="Times New Roman"/>
        </w:rPr>
        <w:t xml:space="preserve"> and </w:t>
      </w:r>
      <w:r w:rsidRPr="002D5912">
        <w:rPr>
          <w:rFonts w:eastAsia="Times New Roman"/>
          <w:i/>
        </w:rPr>
        <w:t>tags</w:t>
      </w:r>
      <w:r w:rsidRPr="002D5912">
        <w:rPr>
          <w:rFonts w:eastAsia="Times New Roman"/>
        </w:rPr>
        <w:t xml:space="preserve"> for a single image.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The metadata is also used to define the cliques in the CRF prior to the parameter learning process. The cliques represent collections of labels that are dependent on each other based on having common properties (i.e. assigned to the </w:t>
      </w:r>
      <w:r w:rsidRPr="00416ACC">
        <w:rPr>
          <w:rFonts w:eastAsia="Times New Roman"/>
          <w:szCs w:val="22"/>
        </w:rPr>
        <w:t>same gallery or group</w:t>
      </w:r>
      <w:r w:rsidRPr="004C6413">
        <w:rPr>
          <w:rFonts w:eastAsia="Times New Roman"/>
          <w:szCs w:val="22"/>
        </w:rPr>
        <w:t xml:space="preserve">). </w:t>
      </w:r>
    </w:p>
    <w:p w:rsidR="004C6413" w:rsidRDefault="004C6413" w:rsidP="00BD7746">
      <w:pPr>
        <w:ind w:left="1440"/>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The image labels,</w:t>
      </w:r>
      <m:oMath>
        <m:r>
          <w:rPr>
            <w:rFonts w:ascii="Cambria Math" w:eastAsia="Times New Roman" w:hAnsi="Cambria Math"/>
            <w:szCs w:val="22"/>
          </w:rPr>
          <m:t xml:space="preserve">  L={</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1</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m:t>
        </m:r>
      </m:oMath>
      <w:r w:rsidRPr="004C6413">
        <w:rPr>
          <w:rFonts w:eastAsia="Times New Roman"/>
          <w:szCs w:val="22"/>
        </w:rPr>
        <w:t xml:space="preserve"> </w:t>
      </w:r>
      <w:r w:rsidR="003B6ACB">
        <w:rPr>
          <w:rFonts w:eastAsia="Times New Roman"/>
          <w:szCs w:val="22"/>
        </w:rPr>
        <w:t xml:space="preserve">for each of the </w:t>
      </w:r>
      <w:r w:rsidR="003B6ACB" w:rsidRPr="003B6ACB">
        <w:rPr>
          <w:rFonts w:eastAsia="Times New Roman"/>
          <w:i/>
          <w:szCs w:val="22"/>
        </w:rPr>
        <w:t>N</w:t>
      </w:r>
      <w:r w:rsidR="003B6ACB">
        <w:rPr>
          <w:rFonts w:eastAsia="Times New Roman"/>
          <w:szCs w:val="22"/>
        </w:rPr>
        <w:t xml:space="preserve"> images </w:t>
      </w:r>
      <w:r w:rsidRPr="004C6413">
        <w:rPr>
          <w:rFonts w:eastAsia="Times New Roman"/>
          <w:szCs w:val="22"/>
        </w:rPr>
        <w:t>are</w:t>
      </w:r>
      <w:r w:rsidR="003B6ACB">
        <w:rPr>
          <w:rFonts w:eastAsia="Times New Roman"/>
          <w:szCs w:val="22"/>
        </w:rPr>
        <w:t xml:space="preserve"> binary values indicating the image has this class label,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=1</m:t>
        </m:r>
      </m:oMath>
      <w:r w:rsidR="003B6ACB">
        <w:rPr>
          <w:rFonts w:eastAsia="Times New Roman"/>
          <w:szCs w:val="22"/>
        </w:rPr>
        <w:t xml:space="preserve"> , or not, </w:t>
      </w:r>
      <m:oMath>
        <m:sSub>
          <m:sSubPr>
            <m:ctrlPr>
              <w:rPr>
                <w:rFonts w:ascii="Cambria Math" w:eastAsia="Times New Roman" w:hAnsi="Cambria Math"/>
                <w:i/>
                <w:szCs w:val="22"/>
              </w:rPr>
            </m:ctrlPr>
          </m:sSubPr>
          <m:e>
            <m:r>
              <w:rPr>
                <w:rFonts w:ascii="Cambria Math" w:eastAsia="Times New Roman" w:hAnsi="Cambria Math"/>
                <w:szCs w:val="22"/>
              </w:rPr>
              <m:t>l</m:t>
            </m:r>
          </m:e>
          <m:sub>
            <m:r>
              <w:rPr>
                <w:rFonts w:ascii="Cambria Math" w:eastAsia="Times New Roman" w:hAnsi="Cambria Math"/>
                <w:szCs w:val="22"/>
              </w:rPr>
              <m:t>n</m:t>
            </m:r>
          </m:sub>
        </m:sSub>
        <m:r>
          <w:rPr>
            <w:rFonts w:ascii="Cambria Math" w:eastAsia="Times New Roman" w:hAnsi="Cambria Math"/>
            <w:szCs w:val="22"/>
          </w:rPr>
          <m:t>=0</m:t>
        </m:r>
      </m:oMath>
      <w:r w:rsidR="003B6ACB">
        <w:rPr>
          <w:rFonts w:eastAsia="Times New Roman"/>
          <w:szCs w:val="22"/>
        </w:rPr>
        <w:t>. The labels are</w:t>
      </w:r>
      <w:r w:rsidRPr="004C6413">
        <w:rPr>
          <w:rFonts w:eastAsia="Times New Roman"/>
          <w:szCs w:val="22"/>
        </w:rPr>
        <w:t xml:space="preserve"> treated as </w:t>
      </w:r>
      <w:r w:rsidR="003B6ACB">
        <w:rPr>
          <w:rFonts w:eastAsia="Times New Roman"/>
          <w:szCs w:val="22"/>
        </w:rPr>
        <w:t xml:space="preserve">binary </w:t>
      </w:r>
      <w:r w:rsidRPr="004C6413">
        <w:rPr>
          <w:rFonts w:eastAsia="Times New Roman"/>
          <w:szCs w:val="22"/>
        </w:rPr>
        <w:t xml:space="preserve">hidden nodes in the CRF and the image features, </w:t>
      </w:r>
      <m:oMath>
        <m:r>
          <m:rPr>
            <m:sty m:val="bi"/>
          </m:rPr>
          <w:rPr>
            <w:rFonts w:ascii="Cambria Math" w:eastAsia="Times New Roman" w:hAnsi="Cambria Math"/>
            <w:szCs w:val="22"/>
          </w:rPr>
          <m:t>x</m:t>
        </m:r>
      </m:oMath>
      <w:r w:rsidRPr="004C6413">
        <w:rPr>
          <w:rFonts w:eastAsia="Times New Roman"/>
          <w:szCs w:val="22"/>
        </w:rPr>
        <w:t xml:space="preserve">, classifier outputs, </w:t>
      </w:r>
      <m:oMath>
        <m:r>
          <w:rPr>
            <w:rFonts w:ascii="Cambria Math" w:eastAsia="Times New Roman" w:hAnsi="Cambria Math"/>
            <w:szCs w:val="22"/>
          </w:rPr>
          <m:t>f</m:t>
        </m:r>
      </m:oMath>
      <w:r w:rsidRPr="004C6413">
        <w:rPr>
          <w:rFonts w:eastAsia="Times New Roman"/>
          <w:szCs w:val="22"/>
        </w:rPr>
        <w:t xml:space="preserve">, and metadata, </w:t>
      </w:r>
      <m:oMath>
        <m:r>
          <w:rPr>
            <w:rFonts w:ascii="Cambria Math" w:eastAsia="Times New Roman" w:hAnsi="Cambria Math"/>
            <w:szCs w:val="22"/>
          </w:rPr>
          <m:t>M</m:t>
        </m:r>
      </m:oMath>
      <w:r w:rsidRPr="004C6413">
        <w:rPr>
          <w:rFonts w:eastAsia="Times New Roman"/>
          <w:szCs w:val="22"/>
        </w:rPr>
        <w:t xml:space="preserve">, are used in the observation nodes. The conditional probability of the CRF is:  </w:t>
      </w:r>
    </w:p>
    <w:p w:rsidR="004C6413" w:rsidRPr="006D2A06" w:rsidRDefault="004C6413" w:rsidP="004C6413">
      <w:pPr>
        <w:ind w:left="1440"/>
        <w:jc w:val="both"/>
        <w:textAlignment w:val="baseline"/>
        <w:rPr>
          <w:rFonts w:eastAsia="Times New Roman"/>
          <w:sz w:val="23"/>
          <w:szCs w:val="23"/>
        </w:rPr>
      </w:pPr>
    </w:p>
    <w:p w:rsidR="004C6413" w:rsidRPr="00B52332" w:rsidRDefault="004C6413" w:rsidP="004C6413">
      <w:pPr>
        <w:jc w:val="both"/>
        <w:textAlignment w:val="baseline"/>
        <w:rPr>
          <w:rFonts w:eastAsia="Times New Roman"/>
          <w:sz w:val="23"/>
          <w:szCs w:val="23"/>
        </w:rPr>
      </w:pPr>
      <m:oMathPara>
        <m:oMathParaPr>
          <m:jc m:val="left"/>
        </m:oMathParaPr>
        <m:oMath>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e>
            <m:e>
              <m:r>
                <w:rPr>
                  <w:rFonts w:ascii="Cambria Math" w:eastAsia="Times New Roman" w:hAnsi="Cambria Math"/>
                  <w:sz w:val="23"/>
                  <w:szCs w:val="23"/>
                </w:rPr>
                <m:t>I,M</m:t>
              </m:r>
            </m:e>
          </m:d>
          <m:r>
            <w:rPr>
              <w:rFonts w:ascii="Cambria Math" w:eastAsia="Times New Roman" w:hAnsi="Cambria Math"/>
              <w:sz w:val="23"/>
              <w:szCs w:val="23"/>
            </w:rPr>
            <m:t>=p</m:t>
          </m:r>
          <m:d>
            <m:dPr>
              <m:ctrlPr>
                <w:rPr>
                  <w:rFonts w:ascii="Cambria Math" w:eastAsia="Times New Roman" w:hAnsi="Cambria Math"/>
                  <w:i/>
                  <w:sz w:val="23"/>
                  <w:szCs w:val="23"/>
                </w:rPr>
              </m:ctrlPr>
            </m:dPr>
            <m:e>
              <m:r>
                <w:rPr>
                  <w:rFonts w:ascii="Cambria Math" w:eastAsia="Times New Roman" w:hAnsi="Cambria Math"/>
                  <w:sz w:val="23"/>
                  <w:szCs w:val="23"/>
                </w:rPr>
                <m:t>L|</m:t>
              </m:r>
              <m:r>
                <m:rPr>
                  <m:sty m:val="bi"/>
                </m:rPr>
                <w:rPr>
                  <w:rFonts w:ascii="Cambria Math" w:eastAsia="Times New Roman" w:hAnsi="Cambria Math"/>
                  <w:sz w:val="23"/>
                  <w:szCs w:val="23"/>
                </w:rPr>
                <m:t>x,</m:t>
              </m:r>
              <m:r>
                <w:rPr>
                  <w:rFonts w:ascii="Cambria Math" w:eastAsia="Times New Roman" w:hAnsi="Cambria Math"/>
                  <w:sz w:val="23"/>
                  <w:szCs w:val="23"/>
                </w:rPr>
                <m:t>f</m:t>
              </m:r>
              <m:r>
                <m:rPr>
                  <m:sty m:val="bi"/>
                </m:rPr>
                <w:rPr>
                  <w:rFonts w:ascii="Cambria Math" w:eastAsia="Times New Roman" w:hAnsi="Cambria Math"/>
                  <w:sz w:val="23"/>
                  <w:szCs w:val="23"/>
                </w:rPr>
                <m:t>,</m:t>
              </m:r>
              <m:r>
                <w:rPr>
                  <w:rFonts w:ascii="Cambria Math" w:eastAsia="Times New Roman" w:hAnsi="Cambria Math"/>
                  <w:sz w:val="23"/>
                  <w:szCs w:val="23"/>
                </w:rPr>
                <m:t>M</m:t>
              </m:r>
            </m:e>
          </m:d>
          <m:r>
            <w:rPr>
              <w:rFonts w:ascii="Cambria Math" w:eastAsia="Times New Roman" w:hAnsi="Cambria Math"/>
              <w:sz w:val="23"/>
              <w:szCs w:val="23"/>
            </w:rPr>
            <m:t>=…</m:t>
          </m:r>
        </m:oMath>
      </m:oMathPara>
    </w:p>
    <w:p w:rsidR="004C6413" w:rsidRPr="00B52332" w:rsidRDefault="004C6413" w:rsidP="004C6413">
      <w:pPr>
        <w:jc w:val="both"/>
        <w:textAlignment w:val="baseline"/>
        <w:rPr>
          <w:rFonts w:eastAsia="Times New Roman"/>
          <w:sz w:val="23"/>
          <w:szCs w:val="23"/>
        </w:rPr>
      </w:pPr>
    </w:p>
    <w:p w:rsidR="004C6413" w:rsidRPr="006D2A06" w:rsidRDefault="00864830" w:rsidP="004C6413">
      <w:pPr>
        <w:jc w:val="both"/>
        <w:textAlignment w:val="baseline"/>
        <w:rPr>
          <w:rFonts w:eastAsia="Times New Roman"/>
          <w:sz w:val="23"/>
          <w:szCs w:val="23"/>
        </w:rPr>
      </w:pPr>
      <m:oMath>
        <m:f>
          <m:fPr>
            <m:ctrlPr>
              <w:rPr>
                <w:rFonts w:ascii="Cambria Math" w:eastAsia="Times New Roman" w:hAnsi="Cambria Math"/>
                <w:i/>
                <w:sz w:val="23"/>
                <w:szCs w:val="23"/>
              </w:rPr>
            </m:ctrlPr>
          </m:fPr>
          <m:num>
            <m:r>
              <w:rPr>
                <w:rFonts w:ascii="Cambria Math" w:eastAsia="Times New Roman" w:hAnsi="Cambria Math"/>
                <w:sz w:val="23"/>
                <w:szCs w:val="23"/>
              </w:rPr>
              <m:t>1</m:t>
            </m:r>
          </m:num>
          <m:den>
            <m:r>
              <w:rPr>
                <w:rFonts w:ascii="Cambria Math" w:eastAsia="Times New Roman" w:hAnsi="Cambria Math"/>
                <w:sz w:val="23"/>
                <w:szCs w:val="23"/>
              </w:rPr>
              <m:t>Z</m:t>
            </m:r>
          </m:den>
        </m:f>
        <m:func>
          <m:funcPr>
            <m:ctrlPr>
              <w:rPr>
                <w:rFonts w:ascii="Cambria Math" w:eastAsia="Times New Roman" w:hAnsi="Cambria Math"/>
                <w:sz w:val="23"/>
                <w:szCs w:val="23"/>
              </w:rPr>
            </m:ctrlPr>
          </m:funcPr>
          <m:fName>
            <m:r>
              <m:rPr>
                <m:sty m:val="p"/>
              </m:rPr>
              <w:rPr>
                <w:rFonts w:ascii="Cambria Math" w:eastAsia="Times New Roman" w:hAnsi="Cambria Math"/>
                <w:sz w:val="23"/>
                <w:szCs w:val="23"/>
              </w:rPr>
              <m:t>exp</m:t>
            </m:r>
          </m:fName>
          <m:e>
            <m:d>
              <m:dPr>
                <m:ctrlPr>
                  <w:rPr>
                    <w:rFonts w:ascii="Cambria Math" w:eastAsia="Times New Roman" w:hAnsi="Cambria Math"/>
                    <w:i/>
                    <w:sz w:val="23"/>
                    <w:szCs w:val="23"/>
                  </w:rPr>
                </m:ctrlPr>
              </m:dPr>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e>
                </m:nary>
                <m:r>
                  <w:rPr>
                    <w:rFonts w:ascii="Cambria Math" w:eastAsia="Times New Roman" w:hAnsi="Cambria Math"/>
                    <w:sz w:val="23"/>
                    <w:szCs w:val="23"/>
                  </w:rPr>
                  <m:t>+</m:t>
                </m:r>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n=1</m:t>
                    </m:r>
                  </m:sub>
                  <m:sup>
                    <m:r>
                      <w:rPr>
                        <w:rFonts w:ascii="Cambria Math" w:eastAsia="Times New Roman" w:hAnsi="Cambria Math"/>
                        <w:sz w:val="23"/>
                        <w:szCs w:val="23"/>
                      </w:rPr>
                      <m:t>N</m:t>
                    </m:r>
                  </m:sup>
                  <m:e>
                    <m:nary>
                      <m:naryPr>
                        <m:chr m:val="∑"/>
                        <m:limLoc m:val="undOvr"/>
                        <m:ctrlPr>
                          <w:rPr>
                            <w:rFonts w:ascii="Cambria Math" w:eastAsia="Times New Roman" w:hAnsi="Cambria Math"/>
                            <w:i/>
                            <w:sz w:val="23"/>
                            <w:szCs w:val="23"/>
                          </w:rPr>
                        </m:ctrlPr>
                      </m:naryPr>
                      <m:sub>
                        <m:r>
                          <w:rPr>
                            <w:rFonts w:ascii="Cambria Math" w:eastAsia="Times New Roman" w:hAnsi="Cambria Math"/>
                            <w:sz w:val="23"/>
                            <w:szCs w:val="23"/>
                          </w:rPr>
                          <m:t>m∈</m:t>
                        </m:r>
                        <m:r>
                          <m:rPr>
                            <m:scr m:val="script"/>
                          </m:rPr>
                          <w:rPr>
                            <w:rFonts w:ascii="Cambria Math" w:eastAsia="Times New Roman" w:hAnsi="Cambria Math"/>
                            <w:sz w:val="23"/>
                            <w:szCs w:val="23"/>
                          </w:rPr>
                          <m:t>N(</m:t>
                        </m:r>
                        <m:r>
                          <w:rPr>
                            <w:rFonts w:ascii="Cambria Math" w:eastAsia="Times New Roman" w:hAnsi="Cambria Math"/>
                            <w:sz w:val="23"/>
                            <w:szCs w:val="23"/>
                          </w:rPr>
                          <m:t>n)</m:t>
                        </m:r>
                      </m:sub>
                      <m:sup/>
                      <m:e>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e>
                        </m:d>
                      </m:e>
                    </m:nary>
                  </m:e>
                </m:nary>
              </m:e>
            </m:d>
          </m:e>
        </m:func>
      </m:oMath>
      <w:r w:rsidR="004C6413">
        <w:rPr>
          <w:rFonts w:eastAsia="Times New Roman"/>
          <w:sz w:val="23"/>
          <w:szCs w:val="23"/>
        </w:rPr>
        <w:t>,</w:t>
      </w:r>
      <w:r w:rsidR="004C6413">
        <w:rPr>
          <w:rFonts w:eastAsia="Times New Roman"/>
          <w:sz w:val="23"/>
          <w:szCs w:val="23"/>
        </w:rPr>
        <w:tab/>
        <w:t xml:space="preserve">      </w:t>
      </w:r>
      <w:r w:rsidR="004C6413">
        <w:rPr>
          <w:rFonts w:eastAsia="Times New Roman"/>
          <w:sz w:val="23"/>
          <w:szCs w:val="23"/>
        </w:rPr>
        <w:tab/>
        <w:t xml:space="preserve">     </w:t>
      </w:r>
      <w:r w:rsidR="004C6413">
        <w:rPr>
          <w:rFonts w:eastAsia="Times New Roman"/>
          <w:sz w:val="23"/>
          <w:szCs w:val="23"/>
        </w:rPr>
        <w:tab/>
      </w:r>
      <w:r w:rsidR="004C6413">
        <w:rPr>
          <w:rFonts w:eastAsia="Times New Roman"/>
          <w:sz w:val="23"/>
          <w:szCs w:val="23"/>
        </w:rPr>
        <w:tab/>
        <w:t xml:space="preserve"> (1)</w:t>
      </w:r>
    </w:p>
    <w:p w:rsidR="004C6413" w:rsidRPr="006D2A06" w:rsidRDefault="004C6413" w:rsidP="004C6413">
      <w:pPr>
        <w:rPr>
          <w:rFonts w:ascii="Times New Roman" w:eastAsia="Times New Roman" w:hAnsi="Times New Roman" w:cs="Times New Roman"/>
          <w:sz w:val="24"/>
          <w:szCs w:val="24"/>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Z</m:t>
        </m:r>
      </m:oMath>
      <w:r w:rsidRPr="004C6413">
        <w:rPr>
          <w:rFonts w:eastAsia="Times New Roman"/>
          <w:szCs w:val="22"/>
        </w:rPr>
        <w:t xml:space="preserve"> is the normalization constant</w:t>
      </w:r>
      <w:r w:rsidR="00936191">
        <w:rPr>
          <w:rFonts w:eastAsia="Times New Roman"/>
          <w:szCs w:val="22"/>
        </w:rPr>
        <w:t xml:space="preserve"> that depends on </w:t>
      </w:r>
      <m:oMath>
        <m:r>
          <m:rPr>
            <m:sty m:val="bi"/>
          </m:rPr>
          <w:rPr>
            <w:rFonts w:ascii="Cambria Math" w:eastAsia="Times New Roman" w:hAnsi="Cambria Math"/>
            <w:sz w:val="23"/>
            <w:szCs w:val="23"/>
          </w:rPr>
          <m:t>x</m:t>
        </m:r>
      </m:oMath>
      <w:r w:rsidR="00936191">
        <w:rPr>
          <w:rFonts w:eastAsia="Times New Roman"/>
          <w:szCs w:val="22"/>
        </w:rPr>
        <w:t xml:space="preserve">, </w:t>
      </w:r>
      <m:oMath>
        <m:r>
          <w:rPr>
            <w:rFonts w:ascii="Cambria Math" w:eastAsia="Times New Roman" w:hAnsi="Cambria Math"/>
            <w:szCs w:val="22"/>
          </w:rPr>
          <m:t>f</m:t>
        </m:r>
      </m:oMath>
      <w:r w:rsidR="00936191">
        <w:rPr>
          <w:rFonts w:eastAsia="Times New Roman"/>
          <w:szCs w:val="22"/>
        </w:rPr>
        <w:t xml:space="preserve">, and </w:t>
      </w:r>
      <m:oMath>
        <m:r>
          <w:rPr>
            <w:rFonts w:ascii="Cambria Math" w:eastAsia="Times New Roman" w:hAnsi="Cambria Math"/>
            <w:szCs w:val="22"/>
          </w:rPr>
          <m:t>M</m:t>
        </m:r>
      </m:oMath>
      <w:r w:rsidRPr="004C6413">
        <w:rPr>
          <w:rFonts w:eastAsia="Times New Roman"/>
          <w:szCs w:val="22"/>
        </w:rPr>
        <w:t xml:space="preserve">, </w:t>
      </w:r>
      <w:r w:rsidR="00936191">
        <w:rPr>
          <w:rFonts w:eastAsia="Times New Roman"/>
          <w:szCs w:val="22"/>
        </w:rPr>
        <w:t xml:space="preserve">while </w:t>
      </w:r>
      <m:oMath>
        <m:r>
          <w:rPr>
            <w:rFonts w:ascii="Cambria Math" w:eastAsia="Times New Roman" w:hAnsi="Cambria Math"/>
            <w:szCs w:val="22"/>
          </w:rPr>
          <m:t>A</m:t>
        </m:r>
      </m:oMath>
      <w:r w:rsidRPr="004C6413">
        <w:rPr>
          <w:rFonts w:eastAsia="Times New Roman"/>
          <w:szCs w:val="22"/>
        </w:rPr>
        <w:t xml:space="preserve"> and </w:t>
      </w:r>
      <m:oMath>
        <m:r>
          <w:rPr>
            <w:rFonts w:ascii="Cambria Math" w:eastAsia="Times New Roman" w:hAnsi="Cambria Math"/>
            <w:szCs w:val="22"/>
          </w:rPr>
          <m:t xml:space="preserve">B </m:t>
        </m:r>
      </m:oMath>
      <w:r w:rsidR="00112818">
        <w:rPr>
          <w:rFonts w:eastAsia="Times New Roman"/>
          <w:szCs w:val="22"/>
        </w:rPr>
        <w:t>are the unary and pairwise potential functions</w:t>
      </w:r>
      <w:r w:rsidRPr="004C6413">
        <w:rPr>
          <w:rFonts w:eastAsia="Times New Roman"/>
          <w:szCs w:val="22"/>
        </w:rPr>
        <w:t xml:space="preserve">, and </w:t>
      </w:r>
      <m:oMath>
        <m:r>
          <m:rPr>
            <m:scr m:val="script"/>
          </m:rPr>
          <w:rPr>
            <w:rFonts w:ascii="Cambria Math" w:eastAsia="Times New Roman" w:hAnsi="Cambria Math"/>
            <w:szCs w:val="22"/>
          </w:rPr>
          <m:t>N(</m:t>
        </m:r>
        <m:r>
          <w:rPr>
            <w:rFonts w:ascii="Cambria Math" w:eastAsia="Times New Roman" w:hAnsi="Cambria Math"/>
            <w:szCs w:val="22"/>
          </w:rPr>
          <m:t>n)</m:t>
        </m:r>
      </m:oMath>
      <w:r w:rsidRPr="004C6413">
        <w:rPr>
          <w:rFonts w:eastAsia="Times New Roman"/>
          <w:szCs w:val="22"/>
        </w:rPr>
        <w:t xml:space="preserve"> is the clique neighborhood. </w:t>
      </w:r>
      <w:r w:rsidR="00936191">
        <w:rPr>
          <w:rFonts w:eastAsia="Times New Roman"/>
          <w:szCs w:val="22"/>
        </w:rPr>
        <w:t xml:space="preserve">The unary potentials are single image potentials, while the pairwise potentials are between pairs of images. </w:t>
      </w:r>
      <w:r w:rsidRPr="004C6413">
        <w:rPr>
          <w:rFonts w:eastAsia="Times New Roman"/>
          <w:szCs w:val="22"/>
        </w:rPr>
        <w:t>For simplicity</w:t>
      </w:r>
      <w:r w:rsidR="004F13F2">
        <w:rPr>
          <w:rFonts w:eastAsia="Times New Roman"/>
          <w:szCs w:val="22"/>
        </w:rPr>
        <w:t>,</w:t>
      </w:r>
      <w:r w:rsidRPr="004C6413">
        <w:rPr>
          <w:rFonts w:eastAsia="Times New Roman"/>
          <w:szCs w:val="22"/>
        </w:rPr>
        <w:t xml:space="preserve"> </w:t>
      </w:r>
      <w:r w:rsidR="00112818">
        <w:rPr>
          <w:rFonts w:eastAsia="Times New Roman"/>
          <w:szCs w:val="22"/>
        </w:rPr>
        <w:t>a separate</w:t>
      </w:r>
      <w:r w:rsidR="00112818" w:rsidRPr="004C6413">
        <w:rPr>
          <w:rFonts w:eastAsia="Times New Roman"/>
          <w:szCs w:val="22"/>
        </w:rPr>
        <w:t xml:space="preserve"> </w:t>
      </w:r>
      <w:r w:rsidRPr="004C6413">
        <w:rPr>
          <w:rFonts w:eastAsia="Times New Roman"/>
          <w:szCs w:val="22"/>
        </w:rPr>
        <w:t>binary CRF model can be learned for each label (</w:t>
      </w:r>
      <w:r w:rsidR="004F13F2">
        <w:rPr>
          <w:rFonts w:eastAsia="Times New Roman"/>
          <w:szCs w:val="22"/>
        </w:rPr>
        <w:t xml:space="preserve">e.g., </w:t>
      </w:r>
      <w:r w:rsidRPr="004C6413">
        <w:rPr>
          <w:rFonts w:eastAsia="Times New Roman"/>
          <w:szCs w:val="22"/>
        </w:rPr>
        <w:t>airplane).</w:t>
      </w:r>
    </w:p>
    <w:p w:rsidR="004C6413" w:rsidRDefault="004C6413" w:rsidP="00BD7746">
      <w:pPr>
        <w:jc w:val="both"/>
        <w:textAlignment w:val="baseline"/>
        <w:rPr>
          <w:rFonts w:eastAsia="Times New Roman"/>
          <w:sz w:val="23"/>
          <w:szCs w:val="23"/>
        </w:rPr>
      </w:pPr>
    </w:p>
    <w:p w:rsidR="004C6413" w:rsidRPr="004C6413" w:rsidRDefault="004C6413" w:rsidP="00BD7746">
      <w:pPr>
        <w:jc w:val="both"/>
        <w:textAlignment w:val="baseline"/>
        <w:rPr>
          <w:szCs w:val="22"/>
        </w:rPr>
      </w:pPr>
      <w:r w:rsidRPr="004C6413">
        <w:rPr>
          <w:rFonts w:eastAsia="Times New Roman"/>
          <w:szCs w:val="22"/>
        </w:rPr>
        <w:t>The implementation of the CRF can follow the approach used in [</w:t>
      </w:r>
      <w:r w:rsidRPr="004C6413">
        <w:rPr>
          <w:szCs w:val="22"/>
        </w:rPr>
        <w:t>Kumar2006</w:t>
      </w:r>
      <w:r w:rsidR="00AC13E5">
        <w:rPr>
          <w:szCs w:val="22"/>
        </w:rPr>
        <w:t>,</w:t>
      </w:r>
      <w:r w:rsidR="00AC13E5" w:rsidRPr="00AC13E5">
        <w:t xml:space="preserve"> </w:t>
      </w:r>
      <w:r w:rsidR="00AC13E5">
        <w:t>Domke13</w:t>
      </w:r>
      <w:r w:rsidRPr="004C6413">
        <w:rPr>
          <w:szCs w:val="22"/>
        </w:rPr>
        <w:t xml:space="preserve">], where a fixed feature function is used to calculate the unary potential, </w:t>
      </w:r>
      <w:r w:rsidRPr="004C6413">
        <w:rPr>
          <w:i/>
          <w:szCs w:val="22"/>
        </w:rPr>
        <w:t>A</w:t>
      </w:r>
      <w:r w:rsidRPr="004C6413">
        <w:rPr>
          <w:szCs w:val="22"/>
        </w:rPr>
        <w:t>:</w:t>
      </w:r>
    </w:p>
    <w:p w:rsidR="004C6413" w:rsidRDefault="004C6413" w:rsidP="00BD7746">
      <w:pPr>
        <w:jc w:val="both"/>
        <w:textAlignment w:val="baseline"/>
        <w:rPr>
          <w:sz w:val="23"/>
          <w:szCs w:val="23"/>
        </w:rPr>
      </w:pPr>
    </w:p>
    <w:p w:rsidR="004C6413" w:rsidRDefault="00864830" w:rsidP="004C6413">
      <w:pPr>
        <w:textAlignment w:val="baseline"/>
        <w:rPr>
          <w:rFonts w:eastAsiaTheme="minorEastAsia"/>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A</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r>
              <m:rPr>
                <m:sty m:val="bi"/>
              </m:rPr>
              <w:rPr>
                <w:rFonts w:ascii="Cambria Math" w:eastAsia="Times New Roman" w:hAnsi="Cambria Math"/>
                <w:sz w:val="23"/>
                <w:szCs w:val="23"/>
              </w:rPr>
              <m:t>x,</m:t>
            </m:r>
            <m:r>
              <w:rPr>
                <w:rFonts w:ascii="Cambria Math" w:eastAsia="Times New Roman" w:hAnsi="Cambria Math"/>
                <w:sz w:val="23"/>
                <w:szCs w:val="23"/>
              </w:rPr>
              <m:t>f,M</m:t>
            </m:r>
            <m:ctrlPr>
              <w:rPr>
                <w:rFonts w:ascii="Cambria Math" w:eastAsia="Times New Roman" w:hAnsi="Cambria Math"/>
                <w:b/>
                <w:i/>
                <w:sz w:val="23"/>
                <w:szCs w:val="23"/>
              </w:rPr>
            </m:ctrlPr>
          </m:e>
        </m:d>
        <m:r>
          <w:rPr>
            <w:rFonts w:ascii="Cambria Math"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p>
          <m:sSupPr>
            <m:ctrlPr>
              <w:rPr>
                <w:rFonts w:ascii="Cambria Math" w:eastAsia="Times New Roman" w:hAnsi="Cambria Math"/>
                <w:i/>
                <w:sz w:val="23"/>
                <w:szCs w:val="23"/>
              </w:rPr>
            </m:ctrlPr>
          </m:sSupPr>
          <m:e>
            <m:r>
              <w:rPr>
                <w:rFonts w:ascii="Cambria Math" w:eastAsia="Times New Roman" w:hAnsi="Cambria Math"/>
                <w:sz w:val="23"/>
                <w:szCs w:val="23"/>
              </w:rPr>
              <m:t>w</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oMath>
      <w:r w:rsidR="004C6413">
        <w:rPr>
          <w:rFonts w:eastAsiaTheme="minorEastAsia"/>
          <w:sz w:val="23"/>
          <w:szCs w:val="23"/>
        </w:rPr>
        <w:t xml:space="preserve">,  </w:t>
      </w:r>
      <w:r w:rsidR="004C6413">
        <w:rPr>
          <w:rFonts w:eastAsiaTheme="minorEastAsia"/>
          <w:sz w:val="23"/>
          <w:szCs w:val="23"/>
        </w:rPr>
        <w:tab/>
      </w:r>
      <w:r w:rsidR="004C6413">
        <w:rPr>
          <w:rFonts w:eastAsiaTheme="minorEastAsia"/>
          <w:sz w:val="23"/>
          <w:szCs w:val="23"/>
        </w:rPr>
        <w:tab/>
        <w:t xml:space="preserve">      </w:t>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4C6413">
        <w:rPr>
          <w:rFonts w:eastAsiaTheme="minorEastAsia"/>
          <w:sz w:val="23"/>
          <w:szCs w:val="23"/>
        </w:rPr>
        <w:tab/>
      </w:r>
      <w:r w:rsidR="001A7871">
        <w:rPr>
          <w:rFonts w:eastAsiaTheme="minorEastAsia"/>
          <w:sz w:val="23"/>
          <w:szCs w:val="23"/>
        </w:rPr>
        <w:tab/>
      </w:r>
      <w:r w:rsidR="004C6413">
        <w:rPr>
          <w:rFonts w:eastAsiaTheme="minorEastAsia"/>
          <w:sz w:val="23"/>
          <w:szCs w:val="23"/>
        </w:rPr>
        <w:t>(2)</w:t>
      </w:r>
    </w:p>
    <w:p w:rsidR="004C6413" w:rsidRDefault="004C6413" w:rsidP="004C6413">
      <w:pPr>
        <w:jc w:val="both"/>
        <w:textAlignment w:val="baseline"/>
        <w:rPr>
          <w:rFonts w:eastAsiaTheme="minorEastAsia"/>
          <w:sz w:val="23"/>
          <w:szCs w:val="23"/>
        </w:rPr>
      </w:pPr>
    </w:p>
    <w:p w:rsidR="004C6413" w:rsidRPr="004C6413" w:rsidRDefault="004C6413" w:rsidP="004C6413">
      <w:pPr>
        <w:jc w:val="both"/>
        <w:textAlignment w:val="baseline"/>
        <w:rPr>
          <w:rFonts w:eastAsiaTheme="minorEastAsia"/>
          <w:szCs w:val="22"/>
        </w:rPr>
      </w:pPr>
      <w:r w:rsidRPr="004C6413">
        <w:rPr>
          <w:rFonts w:eastAsiaTheme="minorEastAsia"/>
          <w:szCs w:val="22"/>
        </w:rPr>
        <w:t xml:space="preserve">where </w:t>
      </w:r>
    </w:p>
    <w:p w:rsidR="004C6413" w:rsidRDefault="004C6413" w:rsidP="004C6413">
      <w:pPr>
        <w:jc w:val="both"/>
        <w:textAlignment w:val="baseline"/>
        <w:rPr>
          <w:rFonts w:eastAsiaTheme="minorEastAsia"/>
          <w:sz w:val="23"/>
          <w:szCs w:val="23"/>
        </w:rPr>
      </w:pPr>
    </w:p>
    <w:p w:rsidR="004C6413" w:rsidRDefault="004C6413" w:rsidP="004C6413">
      <w:pPr>
        <w:jc w:val="both"/>
        <w:textAlignment w:val="baseline"/>
        <w:rPr>
          <w:rFonts w:eastAsiaTheme="minorEastAsia"/>
          <w:sz w:val="23"/>
          <w:szCs w:val="23"/>
        </w:rPr>
      </w:pPr>
      <m:oMath>
        <m:r>
          <w:rPr>
            <w:rFonts w:ascii="Cambria Math" w:hAnsi="Cambria Math"/>
            <w:sz w:val="23"/>
            <w:szCs w:val="23"/>
          </w:rPr>
          <m:t xml:space="preserve"> </m:t>
        </m:r>
        <m:sSub>
          <m:sSubPr>
            <m:ctrlPr>
              <w:rPr>
                <w:rFonts w:ascii="Cambria Math" w:eastAsia="Times New Roman" w:hAnsi="Cambria Math"/>
                <w:i/>
                <w:sz w:val="23"/>
                <w:szCs w:val="23"/>
              </w:rPr>
            </m:ctrlPr>
          </m:sSubPr>
          <m:e>
            <m:r>
              <w:rPr>
                <w:rFonts w:ascii="Cambria Math" w:eastAsia="Times New Roman" w:hAnsi="Cambria Math"/>
                <w:sz w:val="23"/>
                <w:szCs w:val="23"/>
              </w:rPr>
              <m:t>h</m:t>
            </m:r>
          </m:e>
          <m:sub>
            <m:r>
              <w:rPr>
                <w:rFonts w:ascii="Cambria Math" w:eastAsia="Times New Roman" w:hAnsi="Cambria Math"/>
                <w:sz w:val="23"/>
                <w:szCs w:val="23"/>
              </w:rPr>
              <m:t>n</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m:rPr>
            <m:sty m:val="p"/>
          </m:rPr>
          <w:rPr>
            <w:rFonts w:ascii="Cambria Math" w:hAnsi="Cambria Math"/>
            <w:sz w:val="23"/>
            <w:szCs w:val="23"/>
          </w:rPr>
          <m:t>=</m:t>
        </m:r>
        <m:d>
          <m:dPr>
            <m:begChr m:val="["/>
            <m:endChr m:val="]"/>
            <m:ctrlPr>
              <w:rPr>
                <w:rFonts w:ascii="Cambria Math" w:hAnsi="Cambria Math"/>
                <w:sz w:val="23"/>
                <w:szCs w:val="23"/>
              </w:rPr>
            </m:ctrlPr>
          </m:dPr>
          <m:e>
            <m:r>
              <m:rPr>
                <m:sty m:val="p"/>
              </m:rPr>
              <w:rPr>
                <w:rFonts w:ascii="Cambria Math" w:hAnsi="Cambria Math"/>
                <w:sz w:val="23"/>
                <w:szCs w:val="23"/>
              </w:rPr>
              <m:t xml:space="preserve">1, </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1</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hAnsi="Cambria Math"/>
                    <w:sz w:val="23"/>
                    <w:szCs w:val="23"/>
                  </w:rPr>
                </m:ctrlPr>
              </m:sSubPr>
              <m:e>
                <m:r>
                  <m:rPr>
                    <m:sty m:val="p"/>
                  </m:rPr>
                  <w:rPr>
                    <w:rFonts w:ascii="Cambria Math" w:hAnsi="Cambria Math"/>
                    <w:sz w:val="23"/>
                    <w:szCs w:val="23"/>
                  </w:rPr>
                  <m:t>f</m:t>
                </m:r>
              </m:e>
              <m:sub>
                <m:r>
                  <w:rPr>
                    <w:rFonts w:ascii="Cambria Math" w:hAnsi="Cambria Math"/>
                    <w:sz w:val="23"/>
                    <w:szCs w:val="23"/>
                  </w:rPr>
                  <m:t>C</m:t>
                </m:r>
              </m:sub>
            </m:sSub>
            <m:d>
              <m:dPr>
                <m:ctrlPr>
                  <w:rPr>
                    <w:rFonts w:ascii="Cambria Math" w:eastAsia="Times New Roman" w:hAnsi="Cambria Math"/>
                    <w:i/>
                    <w:sz w:val="23"/>
                    <w:szCs w:val="23"/>
                  </w:rPr>
                </m:ctrlPr>
              </m:dPr>
              <m:e>
                <m:r>
                  <m:rPr>
                    <m:sty m:val="bi"/>
                  </m:rPr>
                  <w:rPr>
                    <w:rFonts w:ascii="Cambria Math" w:eastAsia="Times New Roman" w:hAnsi="Cambria Math"/>
                    <w:sz w:val="23"/>
                    <w:szCs w:val="23"/>
                  </w:rPr>
                  <m:t>x</m:t>
                </m:r>
              </m:e>
            </m:d>
          </m:e>
        </m:d>
      </m:oMath>
      <w:r w:rsidR="001A7871">
        <w:rPr>
          <w:rFonts w:eastAsiaTheme="minorEastAsia"/>
          <w:sz w:val="23"/>
          <w:szCs w:val="23"/>
        </w:rPr>
        <w:t xml:space="preserve">, </w:t>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 xml:space="preserve">     </w:t>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r>
      <w:r w:rsidR="001A7871">
        <w:rPr>
          <w:rFonts w:eastAsiaTheme="minorEastAsia"/>
          <w:sz w:val="23"/>
          <w:szCs w:val="23"/>
        </w:rPr>
        <w:tab/>
        <w:t>(3</w:t>
      </w:r>
      <w:r>
        <w:rPr>
          <w:rFonts w:eastAsiaTheme="minorEastAsia"/>
          <w:sz w:val="23"/>
          <w:szCs w:val="23"/>
        </w:rPr>
        <w:t>)</w:t>
      </w:r>
    </w:p>
    <w:p w:rsidR="004C6413" w:rsidRPr="00E154BB" w:rsidRDefault="004C6413" w:rsidP="004C6413">
      <w:pPr>
        <w:jc w:val="both"/>
        <w:textAlignment w:val="baseline"/>
        <w:rPr>
          <w:rFonts w:eastAsia="Times New Roman"/>
          <w:sz w:val="23"/>
          <w:szCs w:val="23"/>
        </w:rPr>
      </w:pPr>
    </w:p>
    <w:p w:rsidR="004C6413" w:rsidRPr="004C6413" w:rsidRDefault="001A7871" w:rsidP="00BD7746">
      <w:pPr>
        <w:jc w:val="both"/>
        <w:textAlignment w:val="baseline"/>
        <w:rPr>
          <w:rFonts w:eastAsia="Times New Roman"/>
          <w:szCs w:val="22"/>
        </w:rPr>
      </w:pPr>
      <w:r>
        <w:rPr>
          <w:rFonts w:eastAsia="Times New Roman"/>
          <w:szCs w:val="22"/>
        </w:rPr>
        <w:t xml:space="preserve">and </w:t>
      </w:r>
      <m:oMath>
        <m:sSub>
          <m:sSubPr>
            <m:ctrlPr>
              <w:rPr>
                <w:rFonts w:ascii="Cambria Math" w:hAnsi="Cambria Math"/>
                <w:szCs w:val="22"/>
              </w:rPr>
            </m:ctrlPr>
          </m:sSubPr>
          <m:e>
            <m:r>
              <m:rPr>
                <m:sty m:val="p"/>
              </m:rPr>
              <w:rPr>
                <w:rFonts w:ascii="Cambria Math" w:hAnsi="Cambria Math"/>
                <w:szCs w:val="22"/>
              </w:rPr>
              <m:t>f</m:t>
            </m:r>
          </m:e>
          <m:sub>
            <m:r>
              <w:rPr>
                <w:rFonts w:ascii="Cambria Math" w:hAnsi="Cambria Math"/>
                <w:szCs w:val="22"/>
              </w:rPr>
              <m:t>c</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oMath>
      <w:r w:rsidR="004C6413" w:rsidRPr="004C6413">
        <w:rPr>
          <w:rFonts w:eastAsia="Times New Roman"/>
          <w:szCs w:val="22"/>
        </w:rPr>
        <w:t xml:space="preserve"> is the classifier output feature vector, but can include the image features, and metadata, while</w:t>
      </w:r>
      <w:r w:rsidR="004C6413" w:rsidRPr="004C6413">
        <w:rPr>
          <w:rFonts w:eastAsia="Times New Roman"/>
          <w:i/>
          <w:szCs w:val="22"/>
        </w:rPr>
        <w:t xml:space="preserve"> w</w:t>
      </w:r>
      <w:r w:rsidR="004C6413" w:rsidRPr="004C6413">
        <w:rPr>
          <w:rFonts w:eastAsia="Times New Roman"/>
          <w:szCs w:val="22"/>
        </w:rPr>
        <w:t xml:space="preserve"> </w:t>
      </w:r>
      <w:r w:rsidR="00936191">
        <w:rPr>
          <w:rFonts w:eastAsia="Times New Roman"/>
          <w:szCs w:val="22"/>
        </w:rPr>
        <w:t>is a vector of learned weights. The feature vector can be normalized for faster convergence and possibly more accurate results.</w:t>
      </w:r>
      <w:r w:rsidR="00AC13E5">
        <w:rPr>
          <w:rFonts w:eastAsia="Times New Roman"/>
          <w:szCs w:val="22"/>
        </w:rPr>
        <w:t xml:space="preserve"> </w:t>
      </w:r>
    </w:p>
    <w:p w:rsidR="004C6413" w:rsidRPr="004C6413" w:rsidRDefault="004C6413" w:rsidP="00BD7746">
      <w:pPr>
        <w:jc w:val="both"/>
        <w:textAlignment w:val="baseline"/>
        <w:rPr>
          <w:rFonts w:eastAsia="Times New Roman"/>
          <w:szCs w:val="22"/>
        </w:rPr>
      </w:pPr>
    </w:p>
    <w:p w:rsidR="004C6413" w:rsidRPr="004C6413" w:rsidRDefault="004C6413" w:rsidP="00BD7746">
      <w:pPr>
        <w:jc w:val="both"/>
        <w:textAlignment w:val="baseline"/>
        <w:rPr>
          <w:rFonts w:eastAsia="Times New Roman"/>
          <w:szCs w:val="22"/>
        </w:rPr>
      </w:pPr>
      <w:r w:rsidRPr="004C6413">
        <w:rPr>
          <w:rFonts w:eastAsia="Times New Roman"/>
          <w:szCs w:val="22"/>
        </w:rPr>
        <w:t>The pairwise potential, B, from equation (1) can be modeled using a discriminative model similar to equation (2):</w:t>
      </w:r>
    </w:p>
    <w:p w:rsidR="004C6413" w:rsidRDefault="004C6413" w:rsidP="004C6413">
      <w:pPr>
        <w:jc w:val="both"/>
        <w:textAlignment w:val="baseline"/>
        <w:rPr>
          <w:rFonts w:eastAsia="Times New Roman"/>
          <w:sz w:val="23"/>
          <w:szCs w:val="23"/>
        </w:rPr>
      </w:pPr>
    </w:p>
    <w:p w:rsidR="004C6413" w:rsidRDefault="00864830" w:rsidP="004C6413">
      <w:pPr>
        <w:jc w:val="both"/>
        <w:textAlignment w:val="baseline"/>
        <w:rPr>
          <w:rFonts w:eastAsia="Times New Roman"/>
          <w:sz w:val="23"/>
          <w:szCs w:val="23"/>
        </w:rPr>
      </w:pPr>
      <m:oMath>
        <m:sSub>
          <m:sSubPr>
            <m:ctrlPr>
              <w:rPr>
                <w:rFonts w:ascii="Cambria Math" w:eastAsia="Times New Roman" w:hAnsi="Cambria Math"/>
                <w:i/>
                <w:sz w:val="23"/>
                <w:szCs w:val="23"/>
              </w:rPr>
            </m:ctrlPr>
          </m:sSubPr>
          <m:e>
            <m:r>
              <w:rPr>
                <w:rFonts w:ascii="Cambria Math" w:eastAsia="Times New Roman" w:hAnsi="Cambria Math"/>
                <w:sz w:val="23"/>
                <w:szCs w:val="23"/>
              </w:rPr>
              <m:t>B</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r>
              <w:rPr>
                <w:rFonts w:ascii="Cambria Math" w:eastAsia="Times New Roman" w:hAnsi="Cambria Math"/>
                <w:sz w:val="23"/>
                <w:szCs w:val="23"/>
              </w:rPr>
              <m:t>,</m:t>
            </m:r>
            <m:r>
              <m:rPr>
                <m:sty m:val="bi"/>
              </m:rPr>
              <w:rPr>
                <w:rFonts w:ascii="Cambria Math" w:eastAsia="Times New Roman" w:hAnsi="Cambria Math"/>
                <w:sz w:val="23"/>
                <w:szCs w:val="23"/>
              </w:rPr>
              <m:t>x</m:t>
            </m:r>
          </m:e>
        </m:d>
        <m:r>
          <w:rPr>
            <w:rFonts w:ascii="Cambria Math" w:eastAsia="Times New Roman" w:hAnsi="Cambria Math"/>
            <w:sz w:val="23"/>
            <w:szCs w:val="23"/>
          </w:rPr>
          <m:t>=</m:t>
        </m:r>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n</m:t>
            </m:r>
          </m:sub>
        </m:sSub>
        <m:sSub>
          <m:sSubPr>
            <m:ctrlPr>
              <w:rPr>
                <w:rFonts w:ascii="Cambria Math" w:eastAsia="Times New Roman" w:hAnsi="Cambria Math"/>
                <w:i/>
                <w:sz w:val="23"/>
                <w:szCs w:val="23"/>
              </w:rPr>
            </m:ctrlPr>
          </m:sSubPr>
          <m:e>
            <m:r>
              <w:rPr>
                <w:rFonts w:ascii="Cambria Math" w:eastAsia="Times New Roman" w:hAnsi="Cambria Math"/>
                <w:sz w:val="23"/>
                <w:szCs w:val="23"/>
              </w:rPr>
              <m:t>l</m:t>
            </m:r>
          </m:e>
          <m:sub>
            <m:r>
              <w:rPr>
                <w:rFonts w:ascii="Cambria Math" w:eastAsia="Times New Roman" w:hAnsi="Cambria Math"/>
                <w:sz w:val="23"/>
                <w:szCs w:val="23"/>
              </w:rPr>
              <m:t>m</m:t>
            </m:r>
          </m:sub>
        </m:sSub>
        <m:sSup>
          <m:sSupPr>
            <m:ctrlPr>
              <w:rPr>
                <w:rFonts w:ascii="Cambria Math" w:eastAsia="Times New Roman" w:hAnsi="Cambria Math"/>
                <w:i/>
                <w:sz w:val="23"/>
                <w:szCs w:val="23"/>
              </w:rPr>
            </m:ctrlPr>
          </m:sSupPr>
          <m:e>
            <m:r>
              <w:rPr>
                <w:rFonts w:ascii="Cambria Math" w:eastAsia="Times New Roman" w:hAnsi="Cambria Math"/>
                <w:sz w:val="23"/>
                <w:szCs w:val="23"/>
              </w:rPr>
              <m:t>v</m:t>
            </m:r>
          </m:e>
          <m:sup>
            <m:r>
              <w:rPr>
                <w:rFonts w:ascii="Cambria Math" w:eastAsia="Times New Roman" w:hAnsi="Cambria Math"/>
                <w:sz w:val="23"/>
                <w:szCs w:val="23"/>
              </w:rPr>
              <m:t>T</m:t>
            </m:r>
          </m:sup>
        </m:sSup>
        <m:sSub>
          <m:sSubPr>
            <m:ctrlPr>
              <w:rPr>
                <w:rFonts w:ascii="Cambria Math" w:eastAsia="Times New Roman" w:hAnsi="Cambria Math"/>
                <w:i/>
                <w:sz w:val="23"/>
                <w:szCs w:val="23"/>
              </w:rPr>
            </m:ctrlPr>
          </m:sSubPr>
          <m:e>
            <m:r>
              <w:rPr>
                <w:rFonts w:ascii="Cambria Math" w:eastAsia="Times New Roman" w:hAnsi="Cambria Math"/>
                <w:sz w:val="23"/>
                <w:szCs w:val="23"/>
              </w:rPr>
              <m:t>μ</m:t>
            </m:r>
          </m:e>
          <m:sub>
            <m:r>
              <w:rPr>
                <w:rFonts w:ascii="Cambria Math" w:eastAsia="Times New Roman" w:hAnsi="Cambria Math"/>
                <w:sz w:val="23"/>
                <w:szCs w:val="23"/>
              </w:rPr>
              <m:t>n,m</m:t>
            </m:r>
          </m:sub>
        </m:sSub>
        <m:d>
          <m:dPr>
            <m:ctrlPr>
              <w:rPr>
                <w:rFonts w:ascii="Cambria Math" w:eastAsia="Times New Roman" w:hAnsi="Cambria Math"/>
                <w:i/>
                <w:sz w:val="23"/>
                <w:szCs w:val="23"/>
              </w:rPr>
            </m:ctrlPr>
          </m:dPr>
          <m:e>
            <m:r>
              <w:rPr>
                <w:rFonts w:ascii="Cambria Math" w:eastAsia="Times New Roman" w:hAnsi="Cambria Math"/>
                <w:sz w:val="23"/>
                <w:szCs w:val="23"/>
              </w:rPr>
              <m:t>x</m:t>
            </m:r>
          </m:e>
        </m:d>
        <m:r>
          <w:rPr>
            <w:rFonts w:ascii="Cambria Math" w:eastAsia="Times New Roman" w:hAnsi="Cambria Math"/>
            <w:sz w:val="23"/>
            <w:szCs w:val="23"/>
          </w:rPr>
          <m:t>,</m:t>
        </m:r>
      </m:oMath>
      <w:r w:rsidR="001A7871">
        <w:rPr>
          <w:rFonts w:eastAsia="Times New Roman"/>
          <w:sz w:val="23"/>
          <w:szCs w:val="23"/>
        </w:rPr>
        <w:tab/>
      </w:r>
      <w:r w:rsidR="001A7871">
        <w:rPr>
          <w:rFonts w:eastAsia="Times New Roman"/>
          <w:sz w:val="23"/>
          <w:szCs w:val="23"/>
        </w:rPr>
        <w:tab/>
        <w:t xml:space="preserve">      </w:t>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r>
      <w:r w:rsidR="001A7871">
        <w:rPr>
          <w:rFonts w:eastAsia="Times New Roman"/>
          <w:sz w:val="23"/>
          <w:szCs w:val="23"/>
        </w:rPr>
        <w:tab/>
        <w:t>(4</w:t>
      </w:r>
      <w:r w:rsidR="004C6413">
        <w:rPr>
          <w:rFonts w:eastAsia="Times New Roman"/>
          <w:sz w:val="23"/>
          <w:szCs w:val="23"/>
        </w:rPr>
        <w:t>)</w:t>
      </w:r>
    </w:p>
    <w:p w:rsidR="004C6413" w:rsidRDefault="004C6413" w:rsidP="004C6413">
      <w:pPr>
        <w:jc w:val="both"/>
        <w:textAlignment w:val="baseline"/>
        <w:rPr>
          <w:rFonts w:eastAsia="Times New Roman"/>
          <w:sz w:val="23"/>
          <w:szCs w:val="23"/>
        </w:rPr>
      </w:pPr>
    </w:p>
    <w:p w:rsidR="004C6413" w:rsidRPr="004C6413" w:rsidRDefault="004C6413" w:rsidP="00BD7746">
      <w:pPr>
        <w:jc w:val="both"/>
        <w:textAlignment w:val="baseline"/>
        <w:rPr>
          <w:rFonts w:eastAsia="Times New Roman"/>
          <w:szCs w:val="22"/>
        </w:rPr>
      </w:pPr>
      <w:r w:rsidRPr="004C6413">
        <w:rPr>
          <w:rFonts w:eastAsia="Times New Roman"/>
          <w:szCs w:val="22"/>
        </w:rPr>
        <w:t xml:space="preserve">where </w:t>
      </w:r>
      <m:oMath>
        <m:r>
          <w:rPr>
            <w:rFonts w:ascii="Cambria Math" w:eastAsia="Times New Roman" w:hAnsi="Cambria Math"/>
            <w:szCs w:val="22"/>
          </w:rPr>
          <m:t>v</m:t>
        </m:r>
      </m:oMath>
      <w:r w:rsidRPr="004C6413">
        <w:rPr>
          <w:rFonts w:eastAsia="Times New Roman"/>
          <w:szCs w:val="22"/>
        </w:rPr>
        <w:t xml:space="preserve"> is the parameter to be learned for t</w:t>
      </w:r>
      <w:bookmarkStart w:id="8" w:name="_GoBack"/>
      <w:bookmarkEnd w:id="8"/>
      <w:r w:rsidRPr="004C6413">
        <w:rPr>
          <w:rFonts w:eastAsia="Times New Roman"/>
          <w:szCs w:val="22"/>
        </w:rPr>
        <w:t xml:space="preserve">he pairwise potential.. The pairwise potential for image </w:t>
      </w:r>
      <w:r w:rsidRPr="004C6413">
        <w:rPr>
          <w:rFonts w:eastAsia="Times New Roman"/>
          <w:i/>
          <w:szCs w:val="22"/>
        </w:rPr>
        <w:t>n</w:t>
      </w:r>
      <w:r w:rsidRPr="004C6413">
        <w:rPr>
          <w:rFonts w:eastAsia="Times New Roman"/>
          <w:szCs w:val="22"/>
        </w:rPr>
        <w:t xml:space="preserve"> and </w:t>
      </w:r>
      <w:r w:rsidRPr="004C6413">
        <w:rPr>
          <w:rFonts w:eastAsia="Times New Roman"/>
          <w:i/>
          <w:szCs w:val="22"/>
        </w:rPr>
        <w:t>m</w:t>
      </w:r>
      <w:r w:rsidRPr="004C6413">
        <w:rPr>
          <w:rFonts w:eastAsia="Times New Roman"/>
          <w:szCs w:val="22"/>
        </w:rPr>
        <w:t xml:space="preserve"> is denoted as </w:t>
      </w:r>
      <m:oMath>
        <m:sSub>
          <m:sSubPr>
            <m:ctrlPr>
              <w:rPr>
                <w:rFonts w:ascii="Cambria Math" w:eastAsia="Times New Roman" w:hAnsi="Cambria Math"/>
                <w:i/>
                <w:szCs w:val="22"/>
              </w:rPr>
            </m:ctrlPr>
          </m:sSubPr>
          <m:e>
            <m:r>
              <w:rPr>
                <w:rFonts w:ascii="Cambria Math" w:eastAsia="Times New Roman" w:hAnsi="Cambria Math"/>
                <w:szCs w:val="22"/>
              </w:rPr>
              <m:t>μ</m:t>
            </m:r>
          </m:e>
          <m:sub>
            <m:r>
              <w:rPr>
                <w:rFonts w:ascii="Cambria Math" w:eastAsia="Times New Roman" w:hAnsi="Cambria Math"/>
                <w:szCs w:val="22"/>
              </w:rPr>
              <m:t>n,m</m:t>
            </m:r>
          </m:sub>
        </m:sSub>
        <m:r>
          <w:rPr>
            <w:rFonts w:ascii="Cambria Math" w:eastAsia="Times New Roman" w:hAnsi="Cambria Math"/>
            <w:szCs w:val="22"/>
          </w:rPr>
          <m:t>(x)</m:t>
        </m:r>
      </m:oMath>
      <w:r w:rsidRPr="004C6413">
        <w:rPr>
          <w:rFonts w:eastAsia="Times New Roman"/>
          <w:szCs w:val="22"/>
        </w:rPr>
        <w:t xml:space="preserve"> for simplicity, but refers to the features that co-exist for the two images, i.e. </w:t>
      </w:r>
      <m:oMath>
        <m:r>
          <w:rPr>
            <w:rFonts w:ascii="Cambria Math" w:eastAsia="Times New Roman" w:hAnsi="Cambria Math"/>
            <w:szCs w:val="22"/>
          </w:rPr>
          <m:t>[</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n</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m:sSub>
          <m:sSubPr>
            <m:ctrlPr>
              <w:rPr>
                <w:rFonts w:ascii="Cambria Math" w:eastAsia="Times New Roman" w:hAnsi="Cambria Math"/>
                <w:i/>
                <w:szCs w:val="22"/>
              </w:rPr>
            </m:ctrlPr>
          </m:sSubPr>
          <m:e>
            <m:r>
              <w:rPr>
                <w:rFonts w:ascii="Cambria Math" w:eastAsia="Times New Roman" w:hAnsi="Cambria Math"/>
                <w:szCs w:val="22"/>
              </w:rPr>
              <m:t>h</m:t>
            </m:r>
          </m:e>
          <m:sub>
            <m:r>
              <w:rPr>
                <w:rFonts w:ascii="Cambria Math" w:eastAsia="Times New Roman" w:hAnsi="Cambria Math"/>
                <w:szCs w:val="22"/>
              </w:rPr>
              <m:t>m</m:t>
            </m:r>
          </m:sub>
        </m:sSub>
        <m:d>
          <m:dPr>
            <m:ctrlPr>
              <w:rPr>
                <w:rFonts w:ascii="Cambria Math" w:eastAsia="Times New Roman" w:hAnsi="Cambria Math"/>
                <w:i/>
                <w:szCs w:val="22"/>
              </w:rPr>
            </m:ctrlPr>
          </m:dPr>
          <m:e>
            <m:r>
              <m:rPr>
                <m:sty m:val="bi"/>
              </m:rPr>
              <w:rPr>
                <w:rFonts w:ascii="Cambria Math" w:eastAsia="Times New Roman" w:hAnsi="Cambria Math"/>
                <w:szCs w:val="22"/>
              </w:rPr>
              <m:t>x</m:t>
            </m:r>
          </m:e>
        </m:d>
        <m:r>
          <m:rPr>
            <m:sty m:val="p"/>
          </m:rPr>
          <w:rPr>
            <w:rFonts w:ascii="Cambria Math" w:hAnsi="Cambria Math"/>
            <w:szCs w:val="22"/>
          </w:rPr>
          <m:t xml:space="preserve"> </m:t>
        </m:r>
        <w:del w:id="9" w:author="Eran Swears" w:date="2015-06-15T16:35:00Z">
          <m:r>
            <w:rPr>
              <w:rFonts w:ascii="Cambria Math" w:eastAsia="Times New Roman" w:hAnsi="Cambria Math"/>
              <w:szCs w:val="22"/>
            </w:rPr>
            <m:t>)</m:t>
          </m:r>
        </w:del>
        <m:r>
          <w:rPr>
            <w:rFonts w:ascii="Cambria Math" w:eastAsia="Times New Roman" w:hAnsi="Cambria Math"/>
            <w:szCs w:val="22"/>
          </w:rPr>
          <m:t>]</m:t>
        </m:r>
      </m:oMath>
      <w:r w:rsidRPr="004C6413">
        <w:rPr>
          <w:rFonts w:eastAsia="Times New Roman"/>
          <w:szCs w:val="22"/>
        </w:rPr>
        <w:t>, which can be concatenated image features and/or classifier outputs from the two images. The relational metadata can also be added to the pairwise potential by calculat</w:t>
      </w:r>
      <w:r w:rsidR="00112818">
        <w:rPr>
          <w:rFonts w:eastAsia="Times New Roman"/>
          <w:szCs w:val="22"/>
        </w:rPr>
        <w:t>ing</w:t>
      </w:r>
      <w:r w:rsidRPr="004C6413">
        <w:rPr>
          <w:rFonts w:eastAsia="Times New Roman"/>
          <w:szCs w:val="22"/>
        </w:rPr>
        <w:t xml:space="preserve"> common properties between the two images.  These include:</w:t>
      </w:r>
    </w:p>
    <w:p w:rsidR="004C6413" w:rsidRP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Number of common tags</w:t>
      </w:r>
    </w:p>
    <w:p w:rsidR="004C6413" w:rsidRDefault="004C6413" w:rsidP="00BD7746">
      <w:pPr>
        <w:pStyle w:val="ListParagraph"/>
        <w:numPr>
          <w:ilvl w:val="0"/>
          <w:numId w:val="1"/>
        </w:numPr>
        <w:spacing w:line="276" w:lineRule="auto"/>
        <w:jc w:val="both"/>
        <w:textAlignment w:val="baseline"/>
        <w:rPr>
          <w:rFonts w:ascii="Arial" w:eastAsia="Times New Roman" w:hAnsi="Arial" w:cs="Arial"/>
          <w:color w:val="000000"/>
        </w:rPr>
      </w:pPr>
      <w:r w:rsidRPr="004C6413">
        <w:rPr>
          <w:rFonts w:ascii="Arial" w:eastAsia="Times New Roman" w:hAnsi="Arial" w:cs="Arial"/>
          <w:color w:val="000000"/>
        </w:rPr>
        <w:t>Flag indicating if both images were taken by the same user</w:t>
      </w:r>
    </w:p>
    <w:p w:rsidR="00C26A0D" w:rsidRPr="004C6413" w:rsidRDefault="00C26A0D" w:rsidP="00BD7746">
      <w:pPr>
        <w:pStyle w:val="ListParagraph"/>
        <w:numPr>
          <w:ilvl w:val="0"/>
          <w:numId w:val="1"/>
        </w:numPr>
        <w:spacing w:line="276" w:lineRule="auto"/>
        <w:jc w:val="both"/>
        <w:textAlignment w:val="baseline"/>
        <w:rPr>
          <w:rFonts w:ascii="Arial" w:eastAsia="Times New Roman" w:hAnsi="Arial" w:cs="Arial"/>
          <w:color w:val="000000"/>
        </w:rPr>
      </w:pPr>
      <w:r>
        <w:rPr>
          <w:rFonts w:ascii="Arial" w:eastAsia="Times New Roman" w:hAnsi="Arial" w:cs="Arial"/>
          <w:color w:val="000000"/>
        </w:rPr>
        <w:t>Temporal separation between two images</w:t>
      </w:r>
    </w:p>
    <w:p w:rsidR="004C6413" w:rsidRPr="004C6413" w:rsidRDefault="004C6413" w:rsidP="00BD7746">
      <w:pPr>
        <w:jc w:val="both"/>
        <w:textAlignment w:val="baseline"/>
        <w:rPr>
          <w:rFonts w:eastAsia="Times New Roman"/>
          <w:szCs w:val="22"/>
        </w:rPr>
      </w:pPr>
    </w:p>
    <w:p w:rsidR="004C6413" w:rsidRPr="004C6413" w:rsidRDefault="004C6413" w:rsidP="00BD7746">
      <w:pPr>
        <w:pStyle w:val="ListParagraph"/>
        <w:spacing w:line="276" w:lineRule="auto"/>
        <w:ind w:left="0"/>
        <w:jc w:val="both"/>
        <w:textAlignment w:val="baseline"/>
        <w:rPr>
          <w:rFonts w:ascii="Arial" w:eastAsia="Times New Roman" w:hAnsi="Arial" w:cs="Arial"/>
          <w:color w:val="000000"/>
        </w:rPr>
      </w:pPr>
      <w:r w:rsidRPr="004C6413">
        <w:rPr>
          <w:rFonts w:ascii="Arial" w:eastAsia="Times New Roman" w:hAnsi="Arial" w:cs="Arial"/>
          <w:color w:val="000000"/>
        </w:rPr>
        <w:t>Kitware will provide the input features</w:t>
      </w:r>
      <w:r w:rsidR="00C26A0D">
        <w:rPr>
          <w:rFonts w:ascii="Arial" w:eastAsia="Times New Roman" w:hAnsi="Arial" w:cs="Arial"/>
          <w:color w:val="000000"/>
        </w:rPr>
        <w:t xml:space="preserve"> and </w:t>
      </w:r>
      <w:proofErr w:type="spellStart"/>
      <w:r w:rsidR="00C26A0D">
        <w:rPr>
          <w:rFonts w:ascii="Arial" w:eastAsia="Times New Roman" w:hAnsi="Arial" w:cs="Arial"/>
          <w:color w:val="000000"/>
        </w:rPr>
        <w:t>metatdata</w:t>
      </w:r>
      <w:proofErr w:type="spellEnd"/>
      <w:r w:rsidRPr="004C6413">
        <w:rPr>
          <w:rFonts w:ascii="Arial" w:eastAsia="Times New Roman" w:hAnsi="Arial" w:cs="Arial"/>
          <w:color w:val="000000"/>
        </w:rPr>
        <w:t xml:space="preserve"> that will be used as observations in the CRF as well as correct labels for each image in the training set as part of a data package.</w:t>
      </w:r>
    </w:p>
    <w:p w:rsidR="00671AD3" w:rsidRDefault="004C6413" w:rsidP="00BD7746">
      <w:pPr>
        <w:pStyle w:val="Heading2"/>
        <w:contextualSpacing w:val="0"/>
        <w:jc w:val="both"/>
      </w:pPr>
      <w:bookmarkStart w:id="10" w:name="h.mmxvnsvkoy6w" w:colFirst="0" w:colLast="0"/>
      <w:bookmarkEnd w:id="10"/>
      <w:r>
        <w:t>Data Source</w:t>
      </w:r>
    </w:p>
    <w:p w:rsidR="009F6024" w:rsidRDefault="009F6024" w:rsidP="00BD7746">
      <w:pPr>
        <w:pStyle w:val="Normal1"/>
        <w:jc w:val="both"/>
      </w:pPr>
      <w:r>
        <w:t>CP6 will use</w:t>
      </w:r>
      <w:r w:rsidR="0027499F">
        <w:t xml:space="preserve"> </w:t>
      </w:r>
      <w:r w:rsidR="00297100">
        <w:t>a subset</w:t>
      </w:r>
      <w:r w:rsidR="0027499F">
        <w:t xml:space="preserve"> </w:t>
      </w:r>
      <w:r>
        <w:t xml:space="preserve">of the </w:t>
      </w:r>
      <w:r w:rsidR="0027499F">
        <w:t>MIRFLICKR dataset [Huiskes2008]</w:t>
      </w:r>
      <w:r w:rsidR="00297100">
        <w:t xml:space="preserve"> as defined by </w:t>
      </w:r>
      <w:proofErr w:type="spellStart"/>
      <w:r w:rsidR="00297100">
        <w:t>McAuley</w:t>
      </w:r>
      <w:proofErr w:type="spellEnd"/>
      <w:r w:rsidR="00297100">
        <w:t xml:space="preserve"> [McAuley2012]</w:t>
      </w:r>
      <w:r w:rsidR="0027499F">
        <w:t>, which contains</w:t>
      </w:r>
      <w:r w:rsidR="00FB3CBE">
        <w:t xml:space="preserve"> </w:t>
      </w:r>
      <w:r w:rsidR="00297100">
        <w:t>14,460</w:t>
      </w:r>
      <w:r w:rsidR="00FB3CBE">
        <w:t xml:space="preserve"> images </w:t>
      </w:r>
      <w:r w:rsidR="00BF3A1A">
        <w:t>uploaded to</w:t>
      </w:r>
      <w:r w:rsidR="00FB3CBE">
        <w:t xml:space="preserve"> Flic</w:t>
      </w:r>
      <w:r w:rsidR="00BF3A1A">
        <w:t>k</w:t>
      </w:r>
      <w:r w:rsidR="00FB3CBE">
        <w:t>r</w:t>
      </w:r>
      <w:r w:rsidR="00BF3A1A">
        <w:t xml:space="preserve"> and licensed</w:t>
      </w:r>
      <w:r w:rsidR="00FB3CBE">
        <w:t xml:space="preserve"> under a Creative Commons license</w:t>
      </w:r>
      <w:r w:rsidR="00831CB6">
        <w:t>. Various logistical constraints for CP6 reduce this to 12,690 images</w:t>
      </w:r>
      <w:r w:rsidR="00297100">
        <w:t xml:space="preserve">. </w:t>
      </w:r>
      <w:r w:rsidR="005B6600">
        <w:t>See "Solution I/O specification" for file format details.</w:t>
      </w:r>
    </w:p>
    <w:p w:rsidR="009F6024" w:rsidRDefault="009F6024" w:rsidP="00BD7746">
      <w:pPr>
        <w:pStyle w:val="Normal1"/>
        <w:jc w:val="both"/>
      </w:pPr>
    </w:p>
    <w:p w:rsidR="00B30142" w:rsidRDefault="00297100" w:rsidP="00BD7746">
      <w:pPr>
        <w:pStyle w:val="Normal1"/>
        <w:jc w:val="both"/>
      </w:pPr>
      <w:r>
        <w:t>E</w:t>
      </w:r>
      <w:r w:rsidR="00FB3CBE">
        <w:t>ach image has</w:t>
      </w:r>
      <w:r w:rsidR="009F6024">
        <w:t>:</w:t>
      </w:r>
    </w:p>
    <w:p w:rsidR="00297100" w:rsidRPr="00297100" w:rsidRDefault="00831CB6" w:rsidP="00BD7746">
      <w:pPr>
        <w:pStyle w:val="Normal1"/>
        <w:numPr>
          <w:ilvl w:val="0"/>
          <w:numId w:val="6"/>
        </w:numPr>
        <w:jc w:val="both"/>
      </w:pPr>
      <w:r>
        <w:t>One or more l</w:t>
      </w:r>
      <w:r w:rsidR="00B30142">
        <w:t xml:space="preserve">abel annotations for each image </w:t>
      </w:r>
      <w:r>
        <w:t>drawn from a vocabulary of 24 concepts. See Figure 1 for label frequency and per-image co-occurrence data.</w:t>
      </w:r>
    </w:p>
    <w:p w:rsidR="00297100" w:rsidRDefault="00297100" w:rsidP="00BD7746">
      <w:pPr>
        <w:pStyle w:val="Normal1"/>
        <w:numPr>
          <w:ilvl w:val="0"/>
          <w:numId w:val="6"/>
        </w:numPr>
        <w:jc w:val="both"/>
      </w:pPr>
      <w:r>
        <w:t>The photo's title</w:t>
      </w:r>
      <w:r w:rsidR="00671E46">
        <w:t>, description, and location (any or all may be empty)</w:t>
      </w:r>
    </w:p>
    <w:p w:rsidR="00E5412F" w:rsidRDefault="00E5412F" w:rsidP="00BD7746">
      <w:pPr>
        <w:pStyle w:val="Normal1"/>
        <w:numPr>
          <w:ilvl w:val="0"/>
          <w:numId w:val="6"/>
        </w:numPr>
        <w:jc w:val="both"/>
      </w:pPr>
      <w:r>
        <w:t>The</w:t>
      </w:r>
      <w:r w:rsidR="00297100">
        <w:t xml:space="preserve"> owner's</w:t>
      </w:r>
      <w:r>
        <w:t xml:space="preserve"> user ID</w:t>
      </w:r>
    </w:p>
    <w:p w:rsidR="00FB3CBE" w:rsidRDefault="00E5412F" w:rsidP="00BD7746">
      <w:pPr>
        <w:pStyle w:val="Normal1"/>
        <w:numPr>
          <w:ilvl w:val="0"/>
          <w:numId w:val="6"/>
        </w:numPr>
        <w:jc w:val="both"/>
      </w:pPr>
      <w:r>
        <w:t>EXIF metadata, providing the time the photo was taken</w:t>
      </w:r>
      <w:r w:rsidR="00BF3A1A">
        <w:t>, whether the flash was used, etc.</w:t>
      </w:r>
      <w:r w:rsidR="00957558">
        <w:t xml:space="preserve"> when these were present on the original image.</w:t>
      </w:r>
    </w:p>
    <w:p w:rsidR="00E5412F" w:rsidRDefault="00297100" w:rsidP="00BD7746">
      <w:pPr>
        <w:pStyle w:val="Normal1"/>
        <w:numPr>
          <w:ilvl w:val="0"/>
          <w:numId w:val="6"/>
        </w:numPr>
        <w:jc w:val="both"/>
      </w:pPr>
      <w:r>
        <w:t xml:space="preserve">Text tags associated with the photo </w:t>
      </w:r>
      <w:r w:rsidR="00831CB6">
        <w:t>(supplied</w:t>
      </w:r>
      <w:r>
        <w:t xml:space="preserve"> by the owner or other Flickr users)</w:t>
      </w:r>
    </w:p>
    <w:p w:rsidR="00297100" w:rsidRDefault="00297100" w:rsidP="00BD7746">
      <w:pPr>
        <w:pStyle w:val="Normal1"/>
        <w:numPr>
          <w:ilvl w:val="0"/>
          <w:numId w:val="6"/>
        </w:numPr>
        <w:jc w:val="both"/>
      </w:pPr>
      <w:r>
        <w:t>Information on the Flickr group and galleries the photo belongs to</w:t>
      </w:r>
      <w:r w:rsidR="00F63106">
        <w:t>.</w:t>
      </w:r>
    </w:p>
    <w:p w:rsidR="00297100" w:rsidRDefault="00297100" w:rsidP="00BD7746">
      <w:pPr>
        <w:pStyle w:val="Normal1"/>
        <w:numPr>
          <w:ilvl w:val="0"/>
          <w:numId w:val="6"/>
        </w:numPr>
        <w:jc w:val="both"/>
      </w:pPr>
      <w:r>
        <w:t>The comments associated with the photo</w:t>
      </w:r>
    </w:p>
    <w:p w:rsidR="00E5412F" w:rsidRDefault="00E5412F" w:rsidP="00BD7746">
      <w:pPr>
        <w:pStyle w:val="Normal1"/>
        <w:jc w:val="both"/>
      </w:pPr>
    </w:p>
    <w:p w:rsidR="009F6024" w:rsidRDefault="00831CB6" w:rsidP="00BD7746">
      <w:pPr>
        <w:pStyle w:val="Normal1"/>
        <w:jc w:val="both"/>
      </w:pPr>
      <w:r>
        <w:t xml:space="preserve">(Note that not every image will have all of 5, 6, or 7.) </w:t>
      </w:r>
    </w:p>
    <w:p w:rsidR="009F6024" w:rsidRDefault="009F6024" w:rsidP="00BD7746">
      <w:pPr>
        <w:pStyle w:val="Normal1"/>
        <w:jc w:val="both"/>
      </w:pPr>
    </w:p>
    <w:p w:rsidR="00D90A7A" w:rsidRDefault="00E5412F" w:rsidP="00BD7746">
      <w:pPr>
        <w:pStyle w:val="Normal1"/>
        <w:jc w:val="both"/>
      </w:pPr>
      <w:r>
        <w:t>Additionally, Kitware will provide a suite of features for all the images. The precise set of features is still being devel</w:t>
      </w:r>
      <w:r w:rsidR="00D90A7A">
        <w:t xml:space="preserve">oped, </w:t>
      </w:r>
      <w:r w:rsidR="009436C3">
        <w:t xml:space="preserve">but it </w:t>
      </w:r>
      <w:r w:rsidR="00D90A7A">
        <w:t>will include standard features such as bag-of-words, color and edge histograms, and/or wavelet textures. Regardless of the precise feature</w:t>
      </w:r>
      <w:r w:rsidR="00501149">
        <w:t xml:space="preserve"> set</w:t>
      </w:r>
      <w:r w:rsidR="00D90A7A">
        <w:t xml:space="preserve">, all of these features will be presented as a vector of integers or floats together with a distance metric such as inner product or chi-squared distance. We will also provide </w:t>
      </w:r>
      <w:r w:rsidR="00B10407">
        <w:t>more specialized classifier outputs as described above for specific object detections or scene classifications. These will be provided as a per-image vector of likelihoods, one for each classifier type.</w:t>
      </w:r>
    </w:p>
    <w:p w:rsidR="00B10407" w:rsidRDefault="00B10407" w:rsidP="00BD7746">
      <w:pPr>
        <w:pStyle w:val="Normal1"/>
        <w:jc w:val="both"/>
      </w:pPr>
    </w:p>
    <w:p w:rsidR="00FE2C71" w:rsidRDefault="00FE2C71" w:rsidP="00BD7746">
      <w:pPr>
        <w:pStyle w:val="Normal1"/>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E2C71" w:rsidTr="00FE2C71">
        <w:tc>
          <w:tcPr>
            <w:tcW w:w="4788" w:type="dxa"/>
            <w:vAlign w:val="center"/>
          </w:tcPr>
          <w:p w:rsidR="00FE2C71" w:rsidRDefault="00FE2C71" w:rsidP="00BD7746">
            <w:pPr>
              <w:pStyle w:val="Normal1"/>
              <w:jc w:val="both"/>
            </w:pPr>
            <w:r w:rsidRPr="00FE2C71">
              <w:rPr>
                <w:noProof/>
              </w:rPr>
              <w:lastRenderedPageBreak/>
              <w:drawing>
                <wp:inline distT="0" distB="0" distL="0" distR="0">
                  <wp:extent cx="2719796" cy="2241455"/>
                  <wp:effectExtent l="19050" t="0" r="4354" b="0"/>
                  <wp:docPr id="5" name="Picture 2" descr="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2.png"/>
                          <pic:cNvPicPr/>
                        </pic:nvPicPr>
                        <pic:blipFill>
                          <a:blip r:embed="rId10"/>
                          <a:srcRect l="6674" t="6694" r="7872"/>
                          <a:stretch>
                            <a:fillRect/>
                          </a:stretch>
                        </pic:blipFill>
                        <pic:spPr>
                          <a:xfrm>
                            <a:off x="0" y="0"/>
                            <a:ext cx="2721218" cy="2242627"/>
                          </a:xfrm>
                          <a:prstGeom prst="rect">
                            <a:avLst/>
                          </a:prstGeom>
                        </pic:spPr>
                      </pic:pic>
                    </a:graphicData>
                  </a:graphic>
                </wp:inline>
              </w:drawing>
            </w:r>
          </w:p>
        </w:tc>
        <w:tc>
          <w:tcPr>
            <w:tcW w:w="4788" w:type="dxa"/>
          </w:tcPr>
          <w:p w:rsidR="00FE2C71" w:rsidRDefault="00FE2C71" w:rsidP="00FE2C71">
            <w:pPr>
              <w:pStyle w:val="Normal1"/>
              <w:keepNext/>
              <w:jc w:val="both"/>
            </w:pPr>
            <w:r w:rsidRPr="00FE2C71">
              <w:rPr>
                <w:noProof/>
              </w:rPr>
              <w:drawing>
                <wp:inline distT="0" distB="0" distL="0" distR="0">
                  <wp:extent cx="2721429" cy="2721429"/>
                  <wp:effectExtent l="19050" t="0" r="2721" b="0"/>
                  <wp:docPr id="4" name="Picture 0"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11" cstate="print"/>
                          <a:srcRect l="3642" r="11667"/>
                          <a:stretch>
                            <a:fillRect/>
                          </a:stretch>
                        </pic:blipFill>
                        <pic:spPr>
                          <a:xfrm>
                            <a:off x="0" y="0"/>
                            <a:ext cx="2721429" cy="2721429"/>
                          </a:xfrm>
                          <a:prstGeom prst="rect">
                            <a:avLst/>
                          </a:prstGeom>
                        </pic:spPr>
                      </pic:pic>
                    </a:graphicData>
                  </a:graphic>
                </wp:inline>
              </w:drawing>
            </w:r>
          </w:p>
        </w:tc>
      </w:tr>
    </w:tbl>
    <w:p w:rsidR="00B55BBE" w:rsidRDefault="00FE2C71" w:rsidP="00FE2C71">
      <w:pPr>
        <w:pStyle w:val="Caption"/>
        <w:jc w:val="center"/>
      </w:pPr>
      <w:r>
        <w:t xml:space="preserve">Figure </w:t>
      </w:r>
      <w:r w:rsidR="00864830">
        <w:fldChar w:fldCharType="begin"/>
      </w:r>
      <w:r w:rsidR="00A62CC0">
        <w:instrText xml:space="preserve"> SEQ Figure \* ARABIC </w:instrText>
      </w:r>
      <w:r w:rsidR="00864830">
        <w:fldChar w:fldCharType="separate"/>
      </w:r>
      <w:r w:rsidR="00833A2C">
        <w:rPr>
          <w:noProof/>
        </w:rPr>
        <w:t>1</w:t>
      </w:r>
      <w:r w:rsidR="00864830">
        <w:rPr>
          <w:noProof/>
        </w:rPr>
        <w:fldChar w:fldCharType="end"/>
      </w:r>
      <w:r>
        <w:t xml:space="preserve">; Left, label frequency histogram; right: per-image label co-occurrence </w:t>
      </w:r>
      <w:proofErr w:type="spellStart"/>
      <w:r>
        <w:t>heatmap</w:t>
      </w:r>
      <w:proofErr w:type="spellEnd"/>
      <w:r>
        <w:t>.</w:t>
      </w:r>
    </w:p>
    <w:p w:rsidR="00297100" w:rsidRDefault="00D13D7C" w:rsidP="00BD7746">
      <w:pPr>
        <w:pStyle w:val="Normal1"/>
        <w:jc w:val="both"/>
      </w:pPr>
      <w:r>
        <w:t>The dataset will scale in size from Round 1 to Round 2. The intent is that each round will define training (available) and testing (sequestered) subsets of the MIR14k data, scheduled as follows:</w:t>
      </w:r>
    </w:p>
    <w:p w:rsidR="00EB2675" w:rsidRDefault="00EB2675" w:rsidP="00EB2675">
      <w:pPr>
        <w:pStyle w:val="Normal1"/>
        <w:ind w:left="360"/>
        <w:jc w:val="both"/>
      </w:pPr>
    </w:p>
    <w:p w:rsidR="00EB2675" w:rsidRDefault="00EB2675" w:rsidP="00EB2675">
      <w:pPr>
        <w:pStyle w:val="Normal1"/>
        <w:numPr>
          <w:ilvl w:val="0"/>
          <w:numId w:val="11"/>
        </w:numPr>
      </w:pPr>
      <w:r>
        <w:t>For both rounds, data will be partitioned into test and train sets based on EXIF timestamps: data taken before December 2007 will be training, data after December 2007 will be test. Data with no EXIF timestamp (approximately 2000 images) will be used for training. Figure 2 shows the distribution of Round 1 and Round 2 data versus timestamp.</w:t>
      </w:r>
    </w:p>
    <w:p w:rsidR="00297100" w:rsidRDefault="00297100" w:rsidP="00EB2675">
      <w:pPr>
        <w:pStyle w:val="Normal1"/>
        <w:numPr>
          <w:ilvl w:val="0"/>
          <w:numId w:val="11"/>
        </w:numPr>
      </w:pPr>
      <w:r>
        <w:t xml:space="preserve">Round 1 (introduced July 2015, evaluated January 2016): </w:t>
      </w:r>
      <w:r w:rsidR="00405A69">
        <w:t xml:space="preserve">This data drop will </w:t>
      </w:r>
      <w:r w:rsidR="00D13D7C">
        <w:t xml:space="preserve">focus on images which do </w:t>
      </w:r>
      <w:r w:rsidR="00D13D7C">
        <w:rPr>
          <w:b/>
        </w:rPr>
        <w:t>not</w:t>
      </w:r>
      <w:r w:rsidR="00D13D7C">
        <w:t xml:space="preserve"> include the label "structure</w:t>
      </w:r>
      <w:r w:rsidR="009436C3">
        <w:t>s</w:t>
      </w:r>
      <w:r w:rsidR="00D13D7C">
        <w:t xml:space="preserve">", </w:t>
      </w:r>
      <w:r w:rsidR="004C0F40">
        <w:t xml:space="preserve">which </w:t>
      </w:r>
      <w:r w:rsidR="00EB2675">
        <w:t>results in a set of 74</w:t>
      </w:r>
      <w:r w:rsidR="00AB3795">
        <w:t xml:space="preserve">68 images (3345 train, 4123 test) </w:t>
      </w:r>
      <w:r w:rsidR="004C0F40">
        <w:t xml:space="preserve"> </w:t>
      </w:r>
    </w:p>
    <w:p w:rsidR="00405A69" w:rsidRDefault="00405A69" w:rsidP="00297100">
      <w:pPr>
        <w:pStyle w:val="Normal1"/>
        <w:numPr>
          <w:ilvl w:val="0"/>
          <w:numId w:val="11"/>
        </w:numPr>
        <w:jc w:val="both"/>
      </w:pPr>
      <w:r>
        <w:t xml:space="preserve">Round 2 (introduced January 2016, evaluated July 2016): </w:t>
      </w:r>
      <w:r w:rsidR="004C0F40">
        <w:t>This data drop will add in the</w:t>
      </w:r>
      <w:r w:rsidR="00EB2675">
        <w:t xml:space="preserve"> 5421</w:t>
      </w:r>
      <w:r w:rsidR="004C0F40">
        <w:t xml:space="preserve"> images with the label "structure</w:t>
      </w:r>
      <w:r w:rsidR="009436C3">
        <w:t>s</w:t>
      </w:r>
      <w:r w:rsidR="00AB3795">
        <w:t xml:space="preserve">", for a total of </w:t>
      </w:r>
      <w:r w:rsidR="00EB2675">
        <w:t>12889 images (5619 train, 7270 test.)</w:t>
      </w:r>
    </w:p>
    <w:p w:rsidR="00424242" w:rsidRDefault="00424242" w:rsidP="00EB2675">
      <w:pPr>
        <w:pStyle w:val="Normal1"/>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56"/>
      </w:tblGrid>
      <w:tr w:rsidR="00424242" w:rsidTr="00424242">
        <w:tc>
          <w:tcPr>
            <w:tcW w:w="9576" w:type="dxa"/>
          </w:tcPr>
          <w:p w:rsidR="00424242" w:rsidRDefault="00424242" w:rsidP="00424242">
            <w:pPr>
              <w:pStyle w:val="Normal1"/>
              <w:keepNext/>
              <w:jc w:val="both"/>
            </w:pPr>
            <w:r>
              <w:rPr>
                <w:noProof/>
              </w:rPr>
              <w:lastRenderedPageBreak/>
              <w:drawing>
                <wp:inline distT="0" distB="0" distL="0" distR="0">
                  <wp:extent cx="4572000" cy="3657600"/>
                  <wp:effectExtent l="19050" t="0" r="0" b="0"/>
                  <wp:docPr id="1" name="Picture 0" descr="round1-rou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1-round2.png"/>
                          <pic:cNvPicPr/>
                        </pic:nvPicPr>
                        <pic:blipFill>
                          <a:blip r:embed="rId12" cstate="print"/>
                          <a:stretch>
                            <a:fillRect/>
                          </a:stretch>
                        </pic:blipFill>
                        <pic:spPr>
                          <a:xfrm>
                            <a:off x="0" y="0"/>
                            <a:ext cx="4569910" cy="3655928"/>
                          </a:xfrm>
                          <a:prstGeom prst="rect">
                            <a:avLst/>
                          </a:prstGeom>
                        </pic:spPr>
                      </pic:pic>
                    </a:graphicData>
                  </a:graphic>
                </wp:inline>
              </w:drawing>
            </w:r>
          </w:p>
        </w:tc>
      </w:tr>
    </w:tbl>
    <w:p w:rsidR="00424242" w:rsidRDefault="00424242" w:rsidP="00424242">
      <w:pPr>
        <w:pStyle w:val="Caption"/>
        <w:jc w:val="center"/>
      </w:pPr>
      <w:r>
        <w:t xml:space="preserve">Figure </w:t>
      </w:r>
      <w:r w:rsidR="00864830">
        <w:fldChar w:fldCharType="begin"/>
      </w:r>
      <w:r w:rsidR="00A62CC0">
        <w:instrText xml:space="preserve"> SEQ Figure \* ARABIC </w:instrText>
      </w:r>
      <w:r w:rsidR="00864830">
        <w:fldChar w:fldCharType="separate"/>
      </w:r>
      <w:r w:rsidR="00833A2C">
        <w:rPr>
          <w:noProof/>
        </w:rPr>
        <w:t>2</w:t>
      </w:r>
      <w:r w:rsidR="00864830">
        <w:rPr>
          <w:noProof/>
        </w:rPr>
        <w:fldChar w:fldCharType="end"/>
      </w:r>
      <w:r>
        <w:t>; EXIF-timestamp distribution of round 1 and round 2 data</w:t>
      </w:r>
    </w:p>
    <w:p w:rsidR="00671AD3" w:rsidRDefault="004C6413" w:rsidP="00BD7746">
      <w:pPr>
        <w:pStyle w:val="Heading2"/>
        <w:contextualSpacing w:val="0"/>
        <w:jc w:val="both"/>
      </w:pPr>
      <w:bookmarkStart w:id="11" w:name="h.f3antm2jh9f4" w:colFirst="0" w:colLast="0"/>
      <w:bookmarkEnd w:id="11"/>
      <w:r>
        <w:t>Evaluation</w:t>
      </w:r>
    </w:p>
    <w:p w:rsidR="00671AD3" w:rsidRDefault="00671AD3" w:rsidP="00BD7746">
      <w:pPr>
        <w:pStyle w:val="Normal1"/>
        <w:jc w:val="both"/>
      </w:pPr>
    </w:p>
    <w:p w:rsidR="00B10407" w:rsidRDefault="00B10407" w:rsidP="00BD7746">
      <w:pPr>
        <w:pStyle w:val="Normal1"/>
        <w:jc w:val="both"/>
      </w:pPr>
      <w:r w:rsidRPr="00B10407">
        <w:t xml:space="preserve">The performance of the image label classifiers will be determined using </w:t>
      </w:r>
      <w:r w:rsidR="004C0F40">
        <w:t>the test data,</w:t>
      </w:r>
      <w:r w:rsidRPr="00B10407">
        <w:t xml:space="preserve"> which represents about half of the overall dataset. The performance will be measured using both Mean Average Precision (mAP) </w:t>
      </w:r>
      <w:r w:rsidR="00566EFB">
        <w:t>and</w:t>
      </w:r>
      <w:r w:rsidRPr="00B10407">
        <w:t xml:space="preserve"> Balanced Error Rate [McAuley2012].</w:t>
      </w:r>
    </w:p>
    <w:p w:rsidR="00B10407" w:rsidRPr="00B10407" w:rsidRDefault="00B10407" w:rsidP="00BD7746">
      <w:pPr>
        <w:pStyle w:val="Normal1"/>
        <w:jc w:val="both"/>
      </w:pPr>
    </w:p>
    <w:p w:rsidR="00B10407" w:rsidRDefault="00B10407" w:rsidP="00BD7746">
      <w:pPr>
        <w:pStyle w:val="Normal1"/>
        <w:jc w:val="both"/>
      </w:pPr>
      <w:r w:rsidRPr="00B10407">
        <w:t>The mAP is a single value metric that summarizes the quality of a ranked list of classified images based on their associated classifier probability/score. More precisely, the average precision (AP) is the average of the precision values that are calculated at all true positives in a descending ranked list. The AP is calculated for each class (i.e. label) and then averaged over all label experiments to obtain the mAP.</w:t>
      </w:r>
    </w:p>
    <w:p w:rsidR="00B10407" w:rsidRPr="00B10407" w:rsidRDefault="00B10407" w:rsidP="00BD7746">
      <w:pPr>
        <w:pStyle w:val="Normal1"/>
        <w:jc w:val="both"/>
      </w:pPr>
    </w:p>
    <w:p w:rsidR="00B10407" w:rsidRDefault="00B10407" w:rsidP="00BD7746">
      <w:pPr>
        <w:pStyle w:val="Normal1"/>
        <w:jc w:val="both"/>
      </w:pPr>
      <w:r w:rsidRPr="00B10407">
        <w:t xml:space="preserve">The Balanced Error Rate is designed to assign equal importance to false positives and negatives, which </w:t>
      </w:r>
      <w:proofErr w:type="spellStart"/>
      <w:r w:rsidRPr="00B10407">
        <w:t>McAuley</w:t>
      </w:r>
      <w:proofErr w:type="spellEnd"/>
      <w:r w:rsidRPr="00B10407">
        <w:t xml:space="preserve"> et al. believe more accurately represents the performance when simultaneously making binary label predictions for the entire dataset. The balanced error rate is calculated as follows:</w:t>
      </w:r>
    </w:p>
    <w:p w:rsidR="00BD7746" w:rsidRPr="00B10407" w:rsidRDefault="00BD7746" w:rsidP="00BD7746">
      <w:pPr>
        <w:pStyle w:val="Normal1"/>
        <w:jc w:val="both"/>
      </w:pPr>
    </w:p>
    <w:p w:rsidR="00B10407" w:rsidRPr="00B10407" w:rsidRDefault="00B10407" w:rsidP="00B10407">
      <w:pPr>
        <w:pStyle w:val="Normal1"/>
      </w:pPr>
      <m:oMath>
        <m:r>
          <m:rPr>
            <m:sty m:val="p"/>
          </m:rPr>
          <w:rPr>
            <w:rFonts w:ascii="Cambria Math" w:hAnsi="Cambria Math"/>
          </w:rPr>
          <m:t>Δ</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Pos</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Neg</m:t>
                        </m:r>
                      </m:sup>
                    </m:s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e>
                </m:d>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e>
                </m:d>
              </m:den>
            </m:f>
          </m:e>
        </m:d>
      </m:oMath>
      <w:r w:rsidR="001A7871">
        <w:t xml:space="preserve"> </w:t>
      </w:r>
      <w:r w:rsidR="001A7871">
        <w:tab/>
      </w:r>
      <w:r w:rsidR="001A7871">
        <w:tab/>
      </w:r>
      <w:r w:rsidR="001A7871">
        <w:tab/>
      </w:r>
      <w:r w:rsidR="001A7871">
        <w:tab/>
      </w:r>
      <w:r w:rsidR="001A7871">
        <w:tab/>
      </w:r>
      <w:r w:rsidR="001A7871">
        <w:tab/>
      </w:r>
      <w:r w:rsidR="001A7871">
        <w:tab/>
      </w:r>
      <w:r w:rsidR="001A7871">
        <w:tab/>
        <w:t xml:space="preserve">       (5</w:t>
      </w:r>
      <w:r w:rsidRPr="00B10407">
        <w:t>)</w:t>
      </w:r>
    </w:p>
    <w:p w:rsidR="00BD7746" w:rsidRDefault="00BD7746" w:rsidP="00B10407">
      <w:pPr>
        <w:pStyle w:val="Normal1"/>
        <w:rPr>
          <w:bCs/>
        </w:rPr>
      </w:pPr>
    </w:p>
    <w:p w:rsidR="00B10407" w:rsidRPr="00B10407" w:rsidRDefault="00B10407" w:rsidP="00936191">
      <w:pPr>
        <w:pStyle w:val="Normal1"/>
        <w:jc w:val="both"/>
        <w:rPr>
          <w:bCs/>
        </w:rPr>
      </w:pPr>
      <w:r w:rsidRPr="00B10407">
        <w:rPr>
          <w:bCs/>
        </w:rPr>
        <w:lastRenderedPageBreak/>
        <w:t>where</w:t>
      </w:r>
      <w:r w:rsidRPr="00B10407">
        <w:rPr>
          <w:b/>
          <w:bCs/>
        </w:rPr>
        <w:t xml:space="preserve"> </w:t>
      </w:r>
      <m:oMath>
        <m:sSup>
          <m:sSupPr>
            <m:ctrlPr>
              <w:rPr>
                <w:rFonts w:ascii="Cambria Math" w:hAnsi="Cambria Math"/>
                <w:i/>
              </w:rPr>
            </m:ctrlPr>
          </m:sSupPr>
          <m:e>
            <m:r>
              <w:rPr>
                <w:rFonts w:ascii="Cambria Math" w:hAnsi="Cambria Math"/>
              </w:rPr>
              <m:t>Y</m:t>
            </m:r>
          </m:e>
          <m:sup>
            <m:r>
              <w:rPr>
                <w:rFonts w:ascii="Cambria Math" w:hAnsi="Cambria Math"/>
              </w:rPr>
              <m:t>Pos</m:t>
            </m:r>
          </m:sup>
        </m:sSup>
      </m:oMath>
      <w:r w:rsidRPr="00B10407">
        <w:t xml:space="preserve"> is the</w:t>
      </w:r>
      <w:r w:rsidR="004C04C7">
        <w:t xml:space="preserve"> set</w:t>
      </w:r>
      <w:r w:rsidRPr="00B10407">
        <w:t xml:space="preserve"> of images with positive </w:t>
      </w:r>
      <w:r w:rsidR="004C04C7">
        <w:t xml:space="preserve">predicted </w:t>
      </w:r>
      <w:r w:rsidRPr="00B10407">
        <w:t xml:space="preserve">labels, </w:t>
      </w:r>
      <m:oMath>
        <m:sSup>
          <m:sSupPr>
            <m:ctrlPr>
              <w:rPr>
                <w:rFonts w:ascii="Cambria Math" w:hAnsi="Cambria Math"/>
                <w:i/>
              </w:rPr>
            </m:ctrlPr>
          </m:sSupPr>
          <m:e>
            <m:r>
              <w:rPr>
                <w:rFonts w:ascii="Cambria Math" w:hAnsi="Cambria Math"/>
              </w:rPr>
              <m:t>Y</m:t>
            </m:r>
          </m:e>
          <m:sup>
            <m:r>
              <w:rPr>
                <w:rFonts w:ascii="Cambria Math" w:hAnsi="Cambria Math"/>
              </w:rPr>
              <m:t>Neg</m:t>
            </m:r>
          </m:sup>
        </m:sSup>
      </m:oMath>
      <w:r w:rsidRPr="00B10407">
        <w:t xml:space="preserve"> is the</w:t>
      </w:r>
      <w:r w:rsidRPr="00B10407">
        <w:rPr>
          <w:b/>
          <w:bCs/>
        </w:rPr>
        <w:t xml:space="preserve"> </w:t>
      </w:r>
      <w:r w:rsidR="004C04C7">
        <w:rPr>
          <w:bCs/>
        </w:rPr>
        <w:t>set</w:t>
      </w:r>
      <w:r w:rsidR="004C04C7" w:rsidRPr="00B10407">
        <w:rPr>
          <w:bCs/>
        </w:rPr>
        <w:t xml:space="preserve"> </w:t>
      </w:r>
      <w:r w:rsidRPr="00B10407">
        <w:rPr>
          <w:bCs/>
        </w:rPr>
        <w:t>of images</w:t>
      </w:r>
      <w:r w:rsidR="004C04C7">
        <w:rPr>
          <w:bCs/>
        </w:rPr>
        <w:t xml:space="preserve"> with negative predicted labels</w:t>
      </w:r>
      <w:r w:rsidRPr="00B10407">
        <w:rPr>
          <w:bCs/>
        </w:rPr>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Pos</m:t>
            </m:r>
          </m:sup>
        </m:sSubSup>
      </m:oMath>
      <w:r w:rsidRPr="00B10407">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c</m:t>
            </m:r>
          </m:sub>
          <m:sup>
            <m:r>
              <w:rPr>
                <w:rFonts w:ascii="Cambria Math" w:hAnsi="Cambria Math"/>
              </w:rPr>
              <m:t>Neg</m:t>
            </m:r>
          </m:sup>
        </m:sSubSup>
      </m:oMath>
      <w:r w:rsidRPr="00B10407">
        <w:t xml:space="preserve"> are the </w:t>
      </w:r>
      <w:r w:rsidR="00ED7FAA">
        <w:t xml:space="preserve">sets of </w:t>
      </w:r>
      <w:r w:rsidRPr="00B10407">
        <w:t>correct positive and negative images, respectively.</w:t>
      </w:r>
    </w:p>
    <w:p w:rsidR="00B10407" w:rsidRDefault="00B10407">
      <w:pPr>
        <w:pStyle w:val="Normal1"/>
      </w:pPr>
    </w:p>
    <w:p w:rsidR="00B70DFE" w:rsidRDefault="00B70DFE" w:rsidP="00B70DFE">
      <w:pPr>
        <w:jc w:val="both"/>
        <w:textAlignment w:val="baseline"/>
        <w:rPr>
          <w:rFonts w:eastAsia="Times New Roman"/>
          <w:szCs w:val="22"/>
        </w:rPr>
      </w:pPr>
      <w:r>
        <w:rPr>
          <w:rFonts w:eastAsia="Times New Roman"/>
          <w:szCs w:val="22"/>
        </w:rPr>
        <w:t xml:space="preserve">A reference implementation of the CRF model will be provided, as well as </w:t>
      </w:r>
      <w:proofErr w:type="spellStart"/>
      <w:r>
        <w:rPr>
          <w:rFonts w:eastAsia="Times New Roman"/>
          <w:szCs w:val="22"/>
        </w:rPr>
        <w:t>McAuley’s</w:t>
      </w:r>
      <w:proofErr w:type="spellEnd"/>
      <w:r>
        <w:rPr>
          <w:rFonts w:eastAsia="Times New Roman"/>
          <w:szCs w:val="22"/>
        </w:rPr>
        <w:t xml:space="preserve"> alternative approach using max-margin optimization [</w:t>
      </w:r>
      <w:proofErr w:type="spellStart"/>
      <w:r>
        <w:rPr>
          <w:rFonts w:eastAsia="Times New Roman"/>
          <w:szCs w:val="22"/>
        </w:rPr>
        <w:t>McAuley</w:t>
      </w:r>
      <w:proofErr w:type="spellEnd"/>
      <w:r>
        <w:rPr>
          <w:rFonts w:eastAsia="Times New Roman"/>
          <w:szCs w:val="22"/>
        </w:rPr>
        <w:t xml:space="preserve"> 2012].</w:t>
      </w:r>
    </w:p>
    <w:p w:rsidR="00B70DFE" w:rsidRDefault="00B70DFE">
      <w:pPr>
        <w:pStyle w:val="Normal1"/>
      </w:pPr>
    </w:p>
    <w:p w:rsidR="00A6010F" w:rsidRDefault="00A6010F" w:rsidP="00A6010F">
      <w:pPr>
        <w:pStyle w:val="Normal1"/>
      </w:pPr>
      <w:bookmarkStart w:id="12" w:name="h.oxtyd3e8m420" w:colFirst="0" w:colLast="0"/>
      <w:bookmarkStart w:id="13" w:name="h.10ktcwu4xpd5" w:colFirst="0" w:colLast="0"/>
      <w:bookmarkStart w:id="14" w:name="h.wwefx8w2km3q" w:colFirst="0" w:colLast="0"/>
      <w:bookmarkStart w:id="15" w:name="h.b4npv3mcmcyk" w:colFirst="0" w:colLast="0"/>
      <w:bookmarkStart w:id="16" w:name="h.qo50m5lnyexr" w:colFirst="0" w:colLast="0"/>
      <w:bookmarkStart w:id="17" w:name="h.qym5523jrd3j" w:colFirst="0" w:colLast="0"/>
      <w:bookmarkEnd w:id="12"/>
      <w:bookmarkEnd w:id="13"/>
      <w:bookmarkEnd w:id="14"/>
      <w:bookmarkEnd w:id="15"/>
      <w:bookmarkEnd w:id="16"/>
      <w:bookmarkEnd w:id="17"/>
    </w:p>
    <w:p w:rsidR="00A6010F" w:rsidRDefault="00A6010F" w:rsidP="00A6010F">
      <w:pPr>
        <w:pStyle w:val="Heading1"/>
        <w:contextualSpacing w:val="0"/>
        <w:jc w:val="both"/>
      </w:pPr>
      <w:r>
        <w:t>Solution I/O Specification</w:t>
      </w:r>
    </w:p>
    <w:p w:rsidR="00A6010F" w:rsidRDefault="00A6010F" w:rsidP="00A6010F">
      <w:pPr>
        <w:pStyle w:val="Normal1"/>
      </w:pPr>
      <w:r>
        <w:t>This section first describes the text files which contain the training and test data, then how input and output files are formatted.</w:t>
      </w:r>
    </w:p>
    <w:p w:rsidR="00A6010F" w:rsidRPr="00C06B6E" w:rsidRDefault="00A6010F" w:rsidP="00A6010F">
      <w:pPr>
        <w:pStyle w:val="Heading2"/>
        <w:contextualSpacing w:val="0"/>
        <w:jc w:val="both"/>
        <w:rPr>
          <w:sz w:val="32"/>
        </w:rPr>
      </w:pPr>
      <w:r>
        <w:rPr>
          <w:sz w:val="32"/>
        </w:rPr>
        <w:t>Dataset</w:t>
      </w:r>
      <w:r w:rsidRPr="009E51B5">
        <w:rPr>
          <w:sz w:val="32"/>
        </w:rPr>
        <w:t xml:space="preserve"> Overview</w:t>
      </w:r>
    </w:p>
    <w:p w:rsidR="00A6010F" w:rsidRDefault="00A6010F" w:rsidP="00A6010F">
      <w:pPr>
        <w:pStyle w:val="Normal1"/>
      </w:pPr>
    </w:p>
    <w:p w:rsidR="00A6010F" w:rsidRDefault="00A6010F" w:rsidP="00A6010F">
      <w:pPr>
        <w:pStyle w:val="Normal1"/>
      </w:pPr>
      <w:r>
        <w:t>The dataset will be provided as a set of "flat" text files. Lines are space-separated sequences of values. Strings are UTF-8 encoded, enclosed in d</w:t>
      </w:r>
      <w:r w:rsidR="0023554F">
        <w:t xml:space="preserve">ouble-quotes. Any double-quotes, carriage returns, or linefeeds </w:t>
      </w:r>
      <w:r>
        <w:t>in the string are replaced by spaces.</w:t>
      </w:r>
      <w:r w:rsidR="004E62BA">
        <w:t xml:space="preserve"> Data fields of type 'char' are single characters (without double-quotes.)</w:t>
      </w:r>
    </w:p>
    <w:p w:rsidR="00A6010F" w:rsidRDefault="00A6010F" w:rsidP="00A6010F">
      <w:pPr>
        <w:pStyle w:val="Normal1"/>
      </w:pPr>
    </w:p>
    <w:p w:rsidR="009442FA" w:rsidRDefault="009442FA" w:rsidP="00A6010F">
      <w:pPr>
        <w:pStyle w:val="Normal1"/>
      </w:pPr>
      <w:r>
        <w:t>Vectors of numbers (either integers or doubles) are sequences of numbers separated by commas, without spaces, e.g. '1,0,-1,1,-2'.</w:t>
      </w:r>
      <w:r w:rsidR="00833A2C">
        <w:t xml:space="preserve"> If the vector is empty, the (unquoted) string 'none' is used.</w:t>
      </w:r>
    </w:p>
    <w:p w:rsidR="00A6010F" w:rsidRDefault="00A6010F" w:rsidP="00A6010F">
      <w:pPr>
        <w:pStyle w:val="Heading2"/>
        <w:contextualSpacing w:val="0"/>
        <w:jc w:val="both"/>
      </w:pPr>
      <w:r>
        <w:t>Label Table</w:t>
      </w:r>
    </w:p>
    <w:p w:rsidR="00A6010F" w:rsidRDefault="00A6010F" w:rsidP="00A6010F">
      <w:pPr>
        <w:pStyle w:val="Normal1"/>
      </w:pPr>
      <w:r>
        <w:t>This file contains 24 lines, one line per label; the fields are:</w:t>
      </w:r>
    </w:p>
    <w:p w:rsidR="00A6010F" w:rsidRDefault="00A6010F" w:rsidP="00A6010F">
      <w:pPr>
        <w:pStyle w:val="Normal1"/>
      </w:pPr>
    </w:p>
    <w:p w:rsidR="00A6010F" w:rsidRDefault="00A6010F" w:rsidP="00A6010F">
      <w:pPr>
        <w:pStyle w:val="Normal1"/>
        <w:rPr>
          <w:rFonts w:ascii="Courier New" w:hAnsi="Courier New" w:cs="Courier New"/>
        </w:rPr>
      </w:pPr>
      <w:proofErr w:type="spellStart"/>
      <w:r w:rsidRPr="009E51B5">
        <w:rPr>
          <w:rFonts w:ascii="Courier New" w:hAnsi="Courier New" w:cs="Courier New"/>
          <w:b/>
        </w:rPr>
        <w:t>label_id</w:t>
      </w:r>
      <w:proofErr w:type="spellEnd"/>
      <w:r w:rsidRPr="009E51B5">
        <w:rPr>
          <w:rFonts w:ascii="Courier New" w:hAnsi="Courier New" w:cs="Courier New"/>
          <w:b/>
        </w:rPr>
        <w:t xml:space="preserve"> </w:t>
      </w:r>
      <w:proofErr w:type="spellStart"/>
      <w:r w:rsidRPr="009E51B5">
        <w:rPr>
          <w:rFonts w:ascii="Courier New" w:hAnsi="Courier New" w:cs="Courier New"/>
          <w:b/>
        </w:rPr>
        <w:t>label_string</w:t>
      </w:r>
      <w:proofErr w:type="spellEnd"/>
    </w:p>
    <w:p w:rsidR="00A6010F" w:rsidRDefault="00A6010F" w:rsidP="00A6010F">
      <w:pPr>
        <w:pStyle w:val="Normal1"/>
      </w:pPr>
    </w:p>
    <w:tbl>
      <w:tblPr>
        <w:tblStyle w:val="TableGrid"/>
        <w:tblW w:w="0" w:type="auto"/>
        <w:tblLook w:val="04A0"/>
      </w:tblPr>
      <w:tblGrid>
        <w:gridCol w:w="1368"/>
        <w:gridCol w:w="1440"/>
        <w:gridCol w:w="6768"/>
      </w:tblGrid>
      <w:tr w:rsidR="00A6010F" w:rsidTr="00B70DFE">
        <w:tc>
          <w:tcPr>
            <w:tcW w:w="1368" w:type="dxa"/>
          </w:tcPr>
          <w:p w:rsidR="00A6010F" w:rsidRDefault="00A6010F" w:rsidP="00B70DFE">
            <w:pPr>
              <w:pStyle w:val="Normal1"/>
            </w:pPr>
            <w:proofErr w:type="spellStart"/>
            <w:r>
              <w:t>label_id</w:t>
            </w:r>
            <w:proofErr w:type="spellEnd"/>
          </w:p>
        </w:tc>
        <w:tc>
          <w:tcPr>
            <w:tcW w:w="1440" w:type="dxa"/>
          </w:tcPr>
          <w:p w:rsidR="00A6010F" w:rsidRDefault="00A6010F" w:rsidP="00B70DFE">
            <w:pPr>
              <w:pStyle w:val="Normal1"/>
            </w:pPr>
            <w:r>
              <w:t>unsigned</w:t>
            </w:r>
          </w:p>
        </w:tc>
        <w:tc>
          <w:tcPr>
            <w:tcW w:w="6768" w:type="dxa"/>
          </w:tcPr>
          <w:p w:rsidR="00A6010F" w:rsidRDefault="00A6010F" w:rsidP="00B70DFE">
            <w:pPr>
              <w:pStyle w:val="Normal1"/>
            </w:pPr>
            <w:r>
              <w:t>The ordinal of this label (range 0-23).</w:t>
            </w:r>
          </w:p>
        </w:tc>
      </w:tr>
      <w:tr w:rsidR="00A6010F" w:rsidTr="00B70DFE">
        <w:tc>
          <w:tcPr>
            <w:tcW w:w="1368" w:type="dxa"/>
          </w:tcPr>
          <w:p w:rsidR="00A6010F" w:rsidRDefault="00A6010F" w:rsidP="00B70DFE">
            <w:pPr>
              <w:pStyle w:val="Normal1"/>
            </w:pPr>
            <w:proofErr w:type="spellStart"/>
            <w:r>
              <w:t>label_string</w:t>
            </w:r>
            <w:proofErr w:type="spellEnd"/>
          </w:p>
        </w:tc>
        <w:tc>
          <w:tcPr>
            <w:tcW w:w="1440" w:type="dxa"/>
          </w:tcPr>
          <w:p w:rsidR="00A6010F" w:rsidRDefault="00A6010F" w:rsidP="00B70DFE">
            <w:pPr>
              <w:pStyle w:val="Normal1"/>
            </w:pPr>
            <w:r>
              <w:t>string</w:t>
            </w:r>
          </w:p>
        </w:tc>
        <w:tc>
          <w:tcPr>
            <w:tcW w:w="6768" w:type="dxa"/>
          </w:tcPr>
          <w:p w:rsidR="00A6010F" w:rsidRDefault="00A6010F" w:rsidP="00B70DFE">
            <w:pPr>
              <w:pStyle w:val="Normal1"/>
            </w:pPr>
            <w:r>
              <w:t>The text of the label.</w:t>
            </w:r>
          </w:p>
        </w:tc>
      </w:tr>
    </w:tbl>
    <w:p w:rsidR="00A6010F" w:rsidRDefault="00A6010F" w:rsidP="00A6010F">
      <w:pPr>
        <w:pStyle w:val="Normal1"/>
      </w:pPr>
    </w:p>
    <w:p w:rsidR="00A6010F" w:rsidRDefault="00A6010F" w:rsidP="00A6010F">
      <w:pPr>
        <w:pStyle w:val="Normal1"/>
      </w:pPr>
      <w:r>
        <w:t>The labels are the 24 identifiers associated to the MIRFLICKR image set by the MIRFLICKR team.</w:t>
      </w:r>
    </w:p>
    <w:p w:rsidR="00A6010F" w:rsidRDefault="00A6010F" w:rsidP="00A6010F">
      <w:pPr>
        <w:pStyle w:val="Heading2"/>
        <w:contextualSpacing w:val="0"/>
        <w:jc w:val="both"/>
      </w:pPr>
      <w:r>
        <w:t>Image Table</w:t>
      </w:r>
    </w:p>
    <w:p w:rsidR="00A6010F" w:rsidRDefault="00A6010F" w:rsidP="00A6010F">
      <w:pPr>
        <w:pStyle w:val="Normal1"/>
      </w:pPr>
      <w:r>
        <w:t>This file contains one line per image; the fields are:</w:t>
      </w:r>
    </w:p>
    <w:p w:rsidR="00A6010F" w:rsidRDefault="00A6010F" w:rsidP="00A6010F">
      <w:pPr>
        <w:pStyle w:val="Normal1"/>
      </w:pPr>
    </w:p>
    <w:p w:rsidR="00A6010F" w:rsidRDefault="00A6010F" w:rsidP="00A6010F">
      <w:pPr>
        <w:pStyle w:val="Normal1"/>
        <w:rPr>
          <w:rFonts w:ascii="Courier New" w:hAnsi="Courier New" w:cs="Courier New"/>
        </w:rPr>
      </w:pPr>
      <w:r w:rsidRPr="009E51B5">
        <w:rPr>
          <w:rFonts w:ascii="Courier New" w:hAnsi="Courier New" w:cs="Courier New"/>
          <w:b/>
        </w:rPr>
        <w:t xml:space="preserve">index </w:t>
      </w:r>
      <w:proofErr w:type="spellStart"/>
      <w:r>
        <w:rPr>
          <w:rFonts w:ascii="Courier New" w:hAnsi="Courier New" w:cs="Courier New"/>
          <w:b/>
        </w:rPr>
        <w:t>image</w:t>
      </w:r>
      <w:r w:rsidRPr="009E51B5">
        <w:rPr>
          <w:rFonts w:ascii="Courier New" w:hAnsi="Courier New" w:cs="Courier New"/>
          <w:b/>
        </w:rPr>
        <w:t>_id</w:t>
      </w:r>
      <w:proofErr w:type="spellEnd"/>
      <w:r w:rsidRPr="009E51B5">
        <w:rPr>
          <w:rFonts w:ascii="Courier New" w:hAnsi="Courier New" w:cs="Courier New"/>
          <w:b/>
        </w:rPr>
        <w:t xml:space="preserve"> </w:t>
      </w:r>
      <w:proofErr w:type="spellStart"/>
      <w:r w:rsidRPr="009E51B5">
        <w:rPr>
          <w:rFonts w:ascii="Courier New" w:hAnsi="Courier New" w:cs="Courier New"/>
          <w:b/>
        </w:rPr>
        <w:t>owner_id</w:t>
      </w:r>
      <w:proofErr w:type="spellEnd"/>
      <w:r w:rsidRPr="009E51B5">
        <w:rPr>
          <w:rFonts w:ascii="Courier New" w:hAnsi="Courier New" w:cs="Courier New"/>
          <w:b/>
        </w:rPr>
        <w:t xml:space="preserve"> </w:t>
      </w:r>
      <w:r>
        <w:rPr>
          <w:rFonts w:ascii="Courier New" w:hAnsi="Courier New" w:cs="Courier New"/>
          <w:b/>
        </w:rPr>
        <w:t xml:space="preserve">title description </w:t>
      </w:r>
      <w:proofErr w:type="spellStart"/>
      <w:r w:rsidRPr="009E51B5">
        <w:rPr>
          <w:rFonts w:ascii="Courier New" w:hAnsi="Courier New" w:cs="Courier New"/>
          <w:b/>
        </w:rPr>
        <w:t>label_vector</w:t>
      </w:r>
      <w:proofErr w:type="spellEnd"/>
      <w:r w:rsidRPr="009E51B5">
        <w:rPr>
          <w:rFonts w:ascii="Courier New" w:hAnsi="Courier New" w:cs="Courier New"/>
          <w:b/>
        </w:rPr>
        <w:t xml:space="preserve"> </w:t>
      </w:r>
    </w:p>
    <w:p w:rsidR="00A6010F" w:rsidRDefault="00A6010F" w:rsidP="00A6010F">
      <w:pPr>
        <w:pStyle w:val="Normal1"/>
        <w:jc w:val="both"/>
      </w:pPr>
    </w:p>
    <w:tbl>
      <w:tblPr>
        <w:tblStyle w:val="TableGrid"/>
        <w:tblW w:w="0" w:type="auto"/>
        <w:tblLook w:val="04A0"/>
      </w:tblPr>
      <w:tblGrid>
        <w:gridCol w:w="1463"/>
        <w:gridCol w:w="1795"/>
        <w:gridCol w:w="6318"/>
      </w:tblGrid>
      <w:tr w:rsidR="00A6010F" w:rsidTr="00B70DFE">
        <w:tc>
          <w:tcPr>
            <w:tcW w:w="1463" w:type="dxa"/>
            <w:vAlign w:val="center"/>
          </w:tcPr>
          <w:p w:rsidR="00A6010F" w:rsidRDefault="00A6010F" w:rsidP="00B70DFE">
            <w:pPr>
              <w:pStyle w:val="Normal1"/>
              <w:jc w:val="both"/>
            </w:pPr>
            <w:r>
              <w:t>i</w:t>
            </w:r>
            <w:r w:rsidR="007E276C">
              <w:t>ndex</w:t>
            </w:r>
          </w:p>
        </w:tc>
        <w:tc>
          <w:tcPr>
            <w:tcW w:w="1795" w:type="dxa"/>
            <w:vAlign w:val="center"/>
          </w:tcPr>
          <w:p w:rsidR="00A6010F" w:rsidRDefault="00A6010F" w:rsidP="00B70DFE">
            <w:pPr>
              <w:pStyle w:val="Normal1"/>
              <w:jc w:val="both"/>
            </w:pPr>
            <w:r>
              <w:t xml:space="preserve">unsigned </w:t>
            </w:r>
          </w:p>
        </w:tc>
        <w:tc>
          <w:tcPr>
            <w:tcW w:w="6318" w:type="dxa"/>
            <w:vAlign w:val="center"/>
          </w:tcPr>
          <w:p w:rsidR="00A6010F" w:rsidRDefault="00A6010F" w:rsidP="00B70DFE">
            <w:pPr>
              <w:pStyle w:val="Normal1"/>
              <w:jc w:val="both"/>
            </w:pPr>
            <w:r>
              <w:t xml:space="preserve">The ordinal of this image in the dataset.  </w:t>
            </w:r>
          </w:p>
        </w:tc>
      </w:tr>
      <w:tr w:rsidR="00A6010F" w:rsidTr="00B70DFE">
        <w:tc>
          <w:tcPr>
            <w:tcW w:w="1463" w:type="dxa"/>
            <w:vAlign w:val="center"/>
          </w:tcPr>
          <w:p w:rsidR="00A6010F" w:rsidRDefault="00A6010F" w:rsidP="00B70DFE">
            <w:pPr>
              <w:pStyle w:val="Normal1"/>
              <w:jc w:val="both"/>
            </w:pPr>
            <w:proofErr w:type="spellStart"/>
            <w:r>
              <w:t>image_id</w:t>
            </w:r>
            <w:proofErr w:type="spellEnd"/>
          </w:p>
        </w:tc>
        <w:tc>
          <w:tcPr>
            <w:tcW w:w="1795" w:type="dxa"/>
            <w:vAlign w:val="center"/>
          </w:tcPr>
          <w:p w:rsidR="00A6010F" w:rsidRDefault="0023535D" w:rsidP="00B70DFE">
            <w:pPr>
              <w:pStyle w:val="Normal1"/>
              <w:jc w:val="both"/>
            </w:pPr>
            <w:r>
              <w:t>unsigned</w:t>
            </w:r>
          </w:p>
        </w:tc>
        <w:tc>
          <w:tcPr>
            <w:tcW w:w="6318" w:type="dxa"/>
            <w:vAlign w:val="center"/>
          </w:tcPr>
          <w:p w:rsidR="00A6010F" w:rsidRDefault="00A6010F" w:rsidP="00B70DFE">
            <w:pPr>
              <w:pStyle w:val="Normal1"/>
              <w:jc w:val="both"/>
            </w:pPr>
            <w:r>
              <w:t>The Flickr ID of the image.</w:t>
            </w:r>
          </w:p>
        </w:tc>
      </w:tr>
      <w:tr w:rsidR="00A6010F" w:rsidTr="00B70DFE">
        <w:tc>
          <w:tcPr>
            <w:tcW w:w="1463" w:type="dxa"/>
            <w:vAlign w:val="center"/>
          </w:tcPr>
          <w:p w:rsidR="00A6010F" w:rsidRDefault="00A6010F" w:rsidP="00B70DFE">
            <w:pPr>
              <w:pStyle w:val="Normal1"/>
              <w:jc w:val="both"/>
            </w:pPr>
            <w:proofErr w:type="spellStart"/>
            <w:r>
              <w:t>owner_id</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Flickr ID of the owner.</w:t>
            </w:r>
          </w:p>
        </w:tc>
      </w:tr>
      <w:tr w:rsidR="00A6010F" w:rsidTr="00B70DFE">
        <w:tc>
          <w:tcPr>
            <w:tcW w:w="1463" w:type="dxa"/>
            <w:vAlign w:val="center"/>
          </w:tcPr>
          <w:p w:rsidR="00A6010F" w:rsidRDefault="00A6010F" w:rsidP="00B70DFE">
            <w:pPr>
              <w:pStyle w:val="Normal1"/>
              <w:jc w:val="both"/>
            </w:pPr>
            <w:r>
              <w:t>title</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F703F2">
            <w:pPr>
              <w:pStyle w:val="Normal1"/>
              <w:jc w:val="both"/>
            </w:pPr>
            <w:r>
              <w:t>The title of the image</w:t>
            </w:r>
            <w:r w:rsidR="00F703F2">
              <w:t>, or "none"</w:t>
            </w:r>
          </w:p>
        </w:tc>
      </w:tr>
      <w:tr w:rsidR="00A6010F" w:rsidTr="00B70DFE">
        <w:tc>
          <w:tcPr>
            <w:tcW w:w="1463" w:type="dxa"/>
            <w:vAlign w:val="center"/>
          </w:tcPr>
          <w:p w:rsidR="00A6010F" w:rsidRDefault="00A6010F" w:rsidP="00B70DFE">
            <w:pPr>
              <w:pStyle w:val="Normal1"/>
              <w:jc w:val="both"/>
            </w:pPr>
            <w:r>
              <w:lastRenderedPageBreak/>
              <w:t>description</w:t>
            </w:r>
          </w:p>
        </w:tc>
        <w:tc>
          <w:tcPr>
            <w:tcW w:w="1795" w:type="dxa"/>
            <w:vAlign w:val="center"/>
          </w:tcPr>
          <w:p w:rsidR="00A6010F" w:rsidRDefault="00A6010F" w:rsidP="00B70DFE">
            <w:pPr>
              <w:pStyle w:val="Normal1"/>
              <w:jc w:val="both"/>
            </w:pPr>
            <w:r>
              <w:t>string</w:t>
            </w:r>
          </w:p>
        </w:tc>
        <w:tc>
          <w:tcPr>
            <w:tcW w:w="6318" w:type="dxa"/>
            <w:vAlign w:val="center"/>
          </w:tcPr>
          <w:p w:rsidR="00A6010F" w:rsidRDefault="00A6010F" w:rsidP="00B70DFE">
            <w:pPr>
              <w:pStyle w:val="Normal1"/>
              <w:jc w:val="both"/>
            </w:pPr>
            <w:r>
              <w:t>The description of the image</w:t>
            </w:r>
            <w:r w:rsidR="00F703F2">
              <w:t>, or "none"</w:t>
            </w:r>
          </w:p>
        </w:tc>
      </w:tr>
      <w:tr w:rsidR="00A6010F" w:rsidTr="00B70DFE">
        <w:tc>
          <w:tcPr>
            <w:tcW w:w="1463" w:type="dxa"/>
            <w:vAlign w:val="center"/>
          </w:tcPr>
          <w:p w:rsidR="00A6010F" w:rsidRDefault="00A6010F" w:rsidP="00B70DFE">
            <w:pPr>
              <w:pStyle w:val="Normal1"/>
              <w:jc w:val="both"/>
            </w:pPr>
            <w:proofErr w:type="spellStart"/>
            <w:r>
              <w:t>exif_date</w:t>
            </w:r>
            <w:proofErr w:type="spellEnd"/>
          </w:p>
        </w:tc>
        <w:tc>
          <w:tcPr>
            <w:tcW w:w="1795" w:type="dxa"/>
            <w:vAlign w:val="center"/>
          </w:tcPr>
          <w:p w:rsidR="00A6010F" w:rsidRDefault="00A6010F" w:rsidP="00B70DFE">
            <w:pPr>
              <w:pStyle w:val="Normal1"/>
              <w:jc w:val="both"/>
            </w:pPr>
            <w:r>
              <w:t>date string</w:t>
            </w:r>
          </w:p>
        </w:tc>
        <w:tc>
          <w:tcPr>
            <w:tcW w:w="6318" w:type="dxa"/>
            <w:vAlign w:val="center"/>
          </w:tcPr>
          <w:p w:rsidR="00A6010F" w:rsidRDefault="00A6010F" w:rsidP="00B70DFE">
            <w:pPr>
              <w:pStyle w:val="Normal1"/>
              <w:jc w:val="both"/>
            </w:pPr>
            <w:r>
              <w:t>The EXIF date ("YYYY:MM:DD"), or "none" if not available.</w:t>
            </w:r>
          </w:p>
        </w:tc>
      </w:tr>
      <w:tr w:rsidR="00A6010F" w:rsidTr="00B70DFE">
        <w:tc>
          <w:tcPr>
            <w:tcW w:w="1463" w:type="dxa"/>
            <w:vAlign w:val="center"/>
          </w:tcPr>
          <w:p w:rsidR="00A6010F" w:rsidRDefault="00A6010F" w:rsidP="00B70DFE">
            <w:pPr>
              <w:pStyle w:val="Normal1"/>
              <w:jc w:val="both"/>
            </w:pPr>
            <w:proofErr w:type="spellStart"/>
            <w:r>
              <w:t>exif_time</w:t>
            </w:r>
            <w:proofErr w:type="spellEnd"/>
          </w:p>
        </w:tc>
        <w:tc>
          <w:tcPr>
            <w:tcW w:w="1795" w:type="dxa"/>
            <w:vAlign w:val="center"/>
          </w:tcPr>
          <w:p w:rsidR="00A6010F" w:rsidRDefault="00A6010F" w:rsidP="00B70DFE">
            <w:pPr>
              <w:pStyle w:val="Normal1"/>
              <w:jc w:val="both"/>
            </w:pPr>
            <w:r>
              <w:t>time string</w:t>
            </w:r>
          </w:p>
        </w:tc>
        <w:tc>
          <w:tcPr>
            <w:tcW w:w="6318" w:type="dxa"/>
            <w:vAlign w:val="center"/>
          </w:tcPr>
          <w:p w:rsidR="00A6010F" w:rsidRDefault="00A6010F" w:rsidP="00B70DFE">
            <w:pPr>
              <w:pStyle w:val="Normal1"/>
              <w:jc w:val="both"/>
            </w:pPr>
            <w:r>
              <w:t>The EXIF time ("</w:t>
            </w:r>
            <w:proofErr w:type="spellStart"/>
            <w:r>
              <w:t>hh:mm:ss</w:t>
            </w:r>
            <w:proofErr w:type="spellEnd"/>
            <w:r>
              <w:t>"), or "none" if not available.</w:t>
            </w:r>
          </w:p>
        </w:tc>
      </w:tr>
      <w:tr w:rsidR="00A6010F" w:rsidTr="00B70DFE">
        <w:tc>
          <w:tcPr>
            <w:tcW w:w="1463" w:type="dxa"/>
            <w:vAlign w:val="center"/>
          </w:tcPr>
          <w:p w:rsidR="00A6010F" w:rsidRDefault="00A6010F" w:rsidP="00B70DFE">
            <w:pPr>
              <w:pStyle w:val="Normal1"/>
              <w:jc w:val="both"/>
            </w:pPr>
            <w:proofErr w:type="spellStart"/>
            <w:r>
              <w:t>exif_flash</w:t>
            </w:r>
            <w:proofErr w:type="spellEnd"/>
          </w:p>
        </w:tc>
        <w:tc>
          <w:tcPr>
            <w:tcW w:w="1795" w:type="dxa"/>
            <w:vAlign w:val="center"/>
          </w:tcPr>
          <w:p w:rsidR="00A6010F" w:rsidRDefault="004E62BA" w:rsidP="00B70DFE">
            <w:pPr>
              <w:pStyle w:val="Normal1"/>
              <w:jc w:val="both"/>
            </w:pPr>
            <w:r>
              <w:t>char</w:t>
            </w:r>
          </w:p>
        </w:tc>
        <w:tc>
          <w:tcPr>
            <w:tcW w:w="6318" w:type="dxa"/>
            <w:vAlign w:val="center"/>
          </w:tcPr>
          <w:p w:rsidR="00A6010F" w:rsidRDefault="00A6010F" w:rsidP="00B70DFE">
            <w:pPr>
              <w:pStyle w:val="Normal1"/>
              <w:jc w:val="both"/>
            </w:pPr>
            <w:r>
              <w:t>"Y" if the flash fired, "N" if not, "U" if not known.</w:t>
            </w:r>
          </w:p>
        </w:tc>
      </w:tr>
      <w:tr w:rsidR="00A6010F" w:rsidTr="00B70DFE">
        <w:tc>
          <w:tcPr>
            <w:tcW w:w="1463" w:type="dxa"/>
            <w:vAlign w:val="center"/>
          </w:tcPr>
          <w:p w:rsidR="00A6010F" w:rsidRDefault="00A6010F" w:rsidP="00B70DFE">
            <w:pPr>
              <w:pStyle w:val="Normal1"/>
              <w:jc w:val="both"/>
            </w:pPr>
            <w:proofErr w:type="spellStart"/>
            <w:r>
              <w:t>flickr_locality</w:t>
            </w:r>
            <w:proofErr w:type="spellEnd"/>
          </w:p>
        </w:tc>
        <w:tc>
          <w:tcPr>
            <w:tcW w:w="1795" w:type="dxa"/>
            <w:vAlign w:val="center"/>
          </w:tcPr>
          <w:p w:rsidR="00A6010F" w:rsidRDefault="00A6010F" w:rsidP="00B70DFE">
            <w:pPr>
              <w:pStyle w:val="Normal1"/>
              <w:jc w:val="both"/>
            </w:pPr>
            <w:r>
              <w:t>string</w:t>
            </w:r>
          </w:p>
        </w:tc>
        <w:tc>
          <w:tcPr>
            <w:tcW w:w="6318" w:type="dxa"/>
            <w:vAlign w:val="center"/>
          </w:tcPr>
          <w:p w:rsidR="00A6010F" w:rsidRDefault="00832341" w:rsidP="00B70DFE">
            <w:pPr>
              <w:pStyle w:val="Normal1"/>
              <w:jc w:val="both"/>
            </w:pPr>
            <w:r>
              <w:t xml:space="preserve">Locality string returned by </w:t>
            </w:r>
            <w:proofErr w:type="spellStart"/>
            <w:r w:rsidR="00A6010F">
              <w:t>flickr</w:t>
            </w:r>
            <w:proofErr w:type="spellEnd"/>
            <w:r w:rsidR="00A6010F">
              <w:t xml:space="preserve"> API, or "none" if not available.</w:t>
            </w:r>
          </w:p>
        </w:tc>
      </w:tr>
      <w:tr w:rsidR="00A6010F" w:rsidTr="00B70DFE">
        <w:tc>
          <w:tcPr>
            <w:tcW w:w="1463" w:type="dxa"/>
            <w:vAlign w:val="center"/>
          </w:tcPr>
          <w:p w:rsidR="00A6010F" w:rsidRDefault="00A6010F" w:rsidP="00B70DFE">
            <w:pPr>
              <w:pStyle w:val="Normal1"/>
              <w:jc w:val="both"/>
            </w:pPr>
            <w:proofErr w:type="spellStart"/>
            <w:r>
              <w:t>label_vector</w:t>
            </w:r>
            <w:proofErr w:type="spellEnd"/>
          </w:p>
        </w:tc>
        <w:tc>
          <w:tcPr>
            <w:tcW w:w="1795" w:type="dxa"/>
            <w:vAlign w:val="center"/>
          </w:tcPr>
          <w:p w:rsidR="00A6010F" w:rsidRDefault="00A6010F" w:rsidP="00B70DFE">
            <w:pPr>
              <w:pStyle w:val="Normal1"/>
              <w:jc w:val="both"/>
            </w:pPr>
            <w:r>
              <w:t>vector of double</w:t>
            </w:r>
          </w:p>
        </w:tc>
        <w:tc>
          <w:tcPr>
            <w:tcW w:w="6318" w:type="dxa"/>
            <w:vAlign w:val="center"/>
          </w:tcPr>
          <w:p w:rsidR="00A6010F" w:rsidRDefault="00A6010F" w:rsidP="00B70DFE">
            <w:pPr>
              <w:pStyle w:val="Normal1"/>
              <w:jc w:val="both"/>
            </w:pPr>
            <w:r>
              <w:t xml:space="preserve">A 24-element vector of doubles; the </w:t>
            </w:r>
            <w:proofErr w:type="spellStart"/>
            <w:r>
              <w:t>i'th</w:t>
            </w:r>
            <w:proofErr w:type="spellEnd"/>
            <w:r>
              <w:t xml:space="preserve"> element indicates the likelihood that label </w:t>
            </w:r>
            <w:proofErr w:type="spellStart"/>
            <w:r>
              <w:t>i</w:t>
            </w:r>
            <w:proofErr w:type="spellEnd"/>
            <w:r>
              <w:t xml:space="preserve"> applies to the image. See below for special values.</w:t>
            </w:r>
          </w:p>
        </w:tc>
      </w:tr>
    </w:tbl>
    <w:p w:rsidR="00A6010F" w:rsidRDefault="00A6010F" w:rsidP="00A6010F">
      <w:pPr>
        <w:pStyle w:val="Normal1"/>
        <w:jc w:val="both"/>
      </w:pPr>
    </w:p>
    <w:p w:rsidR="00A6010F" w:rsidRDefault="00A6010F" w:rsidP="00A6010F">
      <w:pPr>
        <w:pStyle w:val="Normal1"/>
        <w:jc w:val="both"/>
      </w:pPr>
      <w:r>
        <w:t xml:space="preserve">It is intended that the </w:t>
      </w:r>
      <w:proofErr w:type="spellStart"/>
      <w:r>
        <w:t>image_id</w:t>
      </w:r>
      <w:proofErr w:type="spellEnd"/>
      <w:r>
        <w:t xml:space="preserve"> is unique and stable across test and train datasets for both rounds.</w:t>
      </w:r>
    </w:p>
    <w:p w:rsidR="00A6010F" w:rsidRDefault="00A6010F" w:rsidP="00A6010F">
      <w:pPr>
        <w:pStyle w:val="Normal1"/>
        <w:jc w:val="both"/>
      </w:pPr>
    </w:p>
    <w:p w:rsidR="00A6010F" w:rsidRDefault="00A6010F" w:rsidP="00A6010F">
      <w:pPr>
        <w:pStyle w:val="Normal1"/>
        <w:jc w:val="both"/>
      </w:pPr>
      <w:r>
        <w:t xml:space="preserve">Valid entries for the </w:t>
      </w:r>
      <w:proofErr w:type="spellStart"/>
      <w:r>
        <w:t>label_vector</w:t>
      </w:r>
      <w:proofErr w:type="spellEnd"/>
      <w:r>
        <w:t xml:space="preserve"> are shown below:</w:t>
      </w:r>
    </w:p>
    <w:p w:rsidR="00A6010F" w:rsidRDefault="00A6010F" w:rsidP="00A6010F">
      <w:pPr>
        <w:pStyle w:val="Normal1"/>
        <w:jc w:val="both"/>
      </w:pPr>
    </w:p>
    <w:tbl>
      <w:tblPr>
        <w:tblStyle w:val="TableGrid"/>
        <w:tblW w:w="0" w:type="auto"/>
        <w:tblLook w:val="04A0"/>
      </w:tblPr>
      <w:tblGrid>
        <w:gridCol w:w="1623"/>
        <w:gridCol w:w="1815"/>
        <w:gridCol w:w="6138"/>
      </w:tblGrid>
      <w:tr w:rsidR="00A6010F" w:rsidTr="00B70DFE">
        <w:tc>
          <w:tcPr>
            <w:tcW w:w="1623" w:type="dxa"/>
            <w:vAlign w:val="center"/>
          </w:tcPr>
          <w:p w:rsidR="00A6010F" w:rsidRDefault="00A6010F" w:rsidP="00B70DFE">
            <w:pPr>
              <w:pStyle w:val="Normal1"/>
              <w:jc w:val="both"/>
            </w:pPr>
            <w:r>
              <w:t>[0..1]</w:t>
            </w:r>
          </w:p>
        </w:tc>
        <w:tc>
          <w:tcPr>
            <w:tcW w:w="1815" w:type="dxa"/>
            <w:vAlign w:val="center"/>
          </w:tcPr>
          <w:p w:rsidR="00A6010F" w:rsidRDefault="00A6010F" w:rsidP="00B70DFE">
            <w:pPr>
              <w:pStyle w:val="Normal1"/>
              <w:jc w:val="both"/>
            </w:pPr>
            <w:r>
              <w:t xml:space="preserve">testing / training </w:t>
            </w:r>
          </w:p>
        </w:tc>
        <w:tc>
          <w:tcPr>
            <w:tcW w:w="6138" w:type="dxa"/>
            <w:vAlign w:val="center"/>
          </w:tcPr>
          <w:p w:rsidR="00A6010F" w:rsidRDefault="00A6010F" w:rsidP="00B70DFE">
            <w:pPr>
              <w:pStyle w:val="Normal1"/>
              <w:jc w:val="both"/>
            </w:pPr>
            <w:r>
              <w:t>Values from [0..1] indicate the likelihood that the label applies to the image.</w:t>
            </w:r>
          </w:p>
        </w:tc>
      </w:tr>
      <w:tr w:rsidR="00A6010F" w:rsidTr="00B70DFE">
        <w:tc>
          <w:tcPr>
            <w:tcW w:w="1623" w:type="dxa"/>
            <w:vAlign w:val="center"/>
          </w:tcPr>
          <w:p w:rsidR="00A6010F" w:rsidRDefault="00A6010F" w:rsidP="00B70DFE">
            <w:pPr>
              <w:pStyle w:val="Normal1"/>
              <w:jc w:val="both"/>
            </w:pPr>
            <w:r>
              <w:t>-1</w:t>
            </w:r>
          </w:p>
        </w:tc>
        <w:tc>
          <w:tcPr>
            <w:tcW w:w="1815" w:type="dxa"/>
            <w:vAlign w:val="center"/>
          </w:tcPr>
          <w:p w:rsidR="00A6010F" w:rsidRDefault="00A6010F" w:rsidP="00B70DFE">
            <w:pPr>
              <w:pStyle w:val="Normal1"/>
              <w:jc w:val="both"/>
            </w:pPr>
            <w:r>
              <w:t>testing / training</w:t>
            </w:r>
          </w:p>
        </w:tc>
        <w:tc>
          <w:tcPr>
            <w:tcW w:w="6138" w:type="dxa"/>
            <w:vAlign w:val="center"/>
          </w:tcPr>
          <w:p w:rsidR="00A6010F" w:rsidRDefault="00A6010F" w:rsidP="00B70DFE">
            <w:pPr>
              <w:pStyle w:val="Normal1"/>
              <w:jc w:val="both"/>
            </w:pPr>
            <w:r>
              <w:t>Indicates that the label does not apply (for example, the label is not being used in this round.) In training, indicates that no examples of this label will be found in the entire dataset. In testing, indicates that this label should not be estimated.</w:t>
            </w:r>
          </w:p>
        </w:tc>
      </w:tr>
      <w:tr w:rsidR="00A6010F" w:rsidTr="00B70DFE">
        <w:tc>
          <w:tcPr>
            <w:tcW w:w="1623" w:type="dxa"/>
            <w:vAlign w:val="center"/>
          </w:tcPr>
          <w:p w:rsidR="00A6010F" w:rsidRDefault="00A6010F" w:rsidP="00B70DFE">
            <w:pPr>
              <w:pStyle w:val="Normal1"/>
              <w:jc w:val="both"/>
            </w:pPr>
            <w:r>
              <w:t>-2</w:t>
            </w:r>
          </w:p>
        </w:tc>
        <w:tc>
          <w:tcPr>
            <w:tcW w:w="1815" w:type="dxa"/>
            <w:vAlign w:val="center"/>
          </w:tcPr>
          <w:p w:rsidR="00A6010F" w:rsidRDefault="00A6010F" w:rsidP="00B70DFE">
            <w:pPr>
              <w:pStyle w:val="Normal1"/>
              <w:jc w:val="both"/>
            </w:pPr>
            <w:r>
              <w:t>testing only</w:t>
            </w:r>
          </w:p>
        </w:tc>
        <w:tc>
          <w:tcPr>
            <w:tcW w:w="6138" w:type="dxa"/>
            <w:vAlign w:val="center"/>
          </w:tcPr>
          <w:p w:rsidR="00A6010F" w:rsidRDefault="00A6010F" w:rsidP="00B70DFE">
            <w:pPr>
              <w:pStyle w:val="Normal1"/>
              <w:jc w:val="both"/>
            </w:pPr>
            <w:r>
              <w:t>Indicates that this label likelihood is to be estimated as part of testing.</w:t>
            </w:r>
          </w:p>
        </w:tc>
      </w:tr>
    </w:tbl>
    <w:p w:rsidR="00A6010F" w:rsidRDefault="00A6010F" w:rsidP="00A6010F">
      <w:pPr>
        <w:pStyle w:val="Normal1"/>
        <w:jc w:val="both"/>
      </w:pPr>
    </w:p>
    <w:p w:rsidR="00A6010F" w:rsidRDefault="00A6010F" w:rsidP="00A6010F">
      <w:pPr>
        <w:pStyle w:val="Normal1"/>
        <w:jc w:val="both"/>
      </w:pPr>
      <w:r>
        <w:t xml:space="preserve">A </w:t>
      </w:r>
      <w:proofErr w:type="spellStart"/>
      <w:r>
        <w:t>label_vector</w:t>
      </w:r>
      <w:proofErr w:type="spellEnd"/>
      <w:r>
        <w:t xml:space="preserve"> containing only -1 or -2 values is said to be "empty".</w:t>
      </w:r>
    </w:p>
    <w:p w:rsidR="00A6010F" w:rsidRDefault="00A6010F" w:rsidP="00A6010F">
      <w:pPr>
        <w:pStyle w:val="Heading2"/>
        <w:contextualSpacing w:val="0"/>
        <w:jc w:val="both"/>
      </w:pPr>
      <w:r>
        <w:t>Image Feature Table</w:t>
      </w:r>
    </w:p>
    <w:p w:rsidR="00A6010F" w:rsidRDefault="00A6010F" w:rsidP="00A6010F">
      <w:pPr>
        <w:pStyle w:val="Normal1"/>
        <w:jc w:val="both"/>
      </w:pPr>
      <w:r>
        <w:t>Each image feature type (edge density histogram, color histogram, etc. ) will generate a table of fixed-length vector of floats for each image. The length of the vector will vary with each feature, but all image feature tables will have one line per image: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N</w:t>
      </w:r>
      <w:r w:rsidRPr="00657BBD">
        <w:rPr>
          <w:rFonts w:ascii="Courier New" w:hAnsi="Courier New" w:cs="Courier New"/>
          <w:b/>
        </w:rPr>
        <w:t xml:space="preserve"> </w:t>
      </w:r>
      <w:proofErr w:type="spellStart"/>
      <w:r>
        <w:rPr>
          <w:rFonts w:ascii="Courier New" w:hAnsi="Courier New" w:cs="Courier New"/>
          <w:b/>
        </w:rPr>
        <w:t>feature_vector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623"/>
        <w:gridCol w:w="1393"/>
        <w:gridCol w:w="6560"/>
      </w:tblGrid>
      <w:tr w:rsidR="00A6010F" w:rsidTr="00B70DFE">
        <w:tc>
          <w:tcPr>
            <w:tcW w:w="1623" w:type="dxa"/>
            <w:vAlign w:val="center"/>
          </w:tcPr>
          <w:p w:rsidR="00A6010F" w:rsidRDefault="00A6010F" w:rsidP="00B70DFE">
            <w:pPr>
              <w:pStyle w:val="Normal1"/>
              <w:jc w:val="both"/>
            </w:pPr>
            <w:proofErr w:type="spellStart"/>
            <w:r>
              <w:t>image_id</w:t>
            </w:r>
            <w:proofErr w:type="spellEnd"/>
          </w:p>
        </w:tc>
        <w:tc>
          <w:tcPr>
            <w:tcW w:w="1393"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623" w:type="dxa"/>
            <w:vAlign w:val="center"/>
          </w:tcPr>
          <w:p w:rsidR="00A6010F" w:rsidRDefault="00A6010F" w:rsidP="00B70DFE">
            <w:pPr>
              <w:pStyle w:val="Normal1"/>
              <w:jc w:val="both"/>
            </w:pPr>
            <w:r>
              <w:t>N</w:t>
            </w:r>
          </w:p>
        </w:tc>
        <w:tc>
          <w:tcPr>
            <w:tcW w:w="1393"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dimensionality of this feature vector. (Fixed across each file.)</w:t>
            </w:r>
          </w:p>
        </w:tc>
      </w:tr>
      <w:tr w:rsidR="00A6010F" w:rsidTr="00B70DFE">
        <w:tc>
          <w:tcPr>
            <w:tcW w:w="1623" w:type="dxa"/>
            <w:vAlign w:val="center"/>
          </w:tcPr>
          <w:p w:rsidR="00A6010F" w:rsidRDefault="00A6010F" w:rsidP="00B70DFE">
            <w:pPr>
              <w:pStyle w:val="Normal1"/>
              <w:jc w:val="both"/>
            </w:pPr>
            <w:proofErr w:type="spellStart"/>
            <w:r>
              <w:t>feature_vector</w:t>
            </w:r>
            <w:proofErr w:type="spellEnd"/>
          </w:p>
        </w:tc>
        <w:tc>
          <w:tcPr>
            <w:tcW w:w="1393" w:type="dxa"/>
            <w:vAlign w:val="center"/>
          </w:tcPr>
          <w:p w:rsidR="00A6010F" w:rsidRDefault="00A6010F" w:rsidP="00B70DFE">
            <w:pPr>
              <w:pStyle w:val="Normal1"/>
              <w:jc w:val="both"/>
            </w:pPr>
            <w:r>
              <w:t>N x double</w:t>
            </w:r>
          </w:p>
        </w:tc>
        <w:tc>
          <w:tcPr>
            <w:tcW w:w="6560" w:type="dxa"/>
            <w:vAlign w:val="center"/>
          </w:tcPr>
          <w:p w:rsidR="00A6010F" w:rsidRDefault="00A6010F" w:rsidP="00B70DFE">
            <w:pPr>
              <w:pStyle w:val="Normal1"/>
              <w:jc w:val="both"/>
            </w:pPr>
            <w:r>
              <w:t>An N-long vector of doubles representing the image feature.</w:t>
            </w:r>
          </w:p>
        </w:tc>
      </w:tr>
    </w:tbl>
    <w:p w:rsidR="00A6010F" w:rsidRDefault="00A6010F" w:rsidP="00A6010F">
      <w:pPr>
        <w:pStyle w:val="Normal1"/>
        <w:jc w:val="both"/>
      </w:pPr>
    </w:p>
    <w:p w:rsidR="00A6010F" w:rsidRDefault="00A6010F" w:rsidP="00A6010F">
      <w:pPr>
        <w:pStyle w:val="Heading2"/>
        <w:contextualSpacing w:val="0"/>
        <w:jc w:val="both"/>
      </w:pPr>
      <w:r>
        <w:t>Image Detector Table</w:t>
      </w:r>
    </w:p>
    <w:p w:rsidR="00A6010F" w:rsidRDefault="00A6010F" w:rsidP="00A6010F">
      <w:pPr>
        <w:pStyle w:val="Normal1"/>
        <w:jc w:val="both"/>
      </w:pPr>
      <w:r>
        <w:t>In addition to image features, a bank of specialized object detectors (person, vehicle, etc.) will be run against each image. Each detector returns a likelihood that the image contains the object. The image detector file format has a header line (</w:t>
      </w:r>
      <w:r w:rsidRPr="009E51B5">
        <w:rPr>
          <w:shd w:val="clear" w:color="auto" w:fill="C6D9F1" w:themeFill="text2" w:themeFillTint="33"/>
        </w:rPr>
        <w:t>highlighted in blue</w:t>
      </w:r>
      <w:r>
        <w:t>) followed by one output line per image:</w:t>
      </w:r>
    </w:p>
    <w:p w:rsidR="00A6010F" w:rsidRDefault="00A6010F" w:rsidP="00A6010F">
      <w:pPr>
        <w:pStyle w:val="Normal1"/>
        <w:jc w:val="both"/>
      </w:pPr>
    </w:p>
    <w:p w:rsidR="00A6010F" w:rsidRDefault="00A6010F" w:rsidP="00A6010F">
      <w:pPr>
        <w:pStyle w:val="Normal1"/>
        <w:shd w:val="clear" w:color="auto" w:fill="C6D9F1" w:themeFill="text2" w:themeFillTint="33"/>
        <w:jc w:val="both"/>
        <w:rPr>
          <w:rFonts w:ascii="Courier New" w:hAnsi="Courier New" w:cs="Courier New"/>
          <w:b/>
        </w:rPr>
      </w:pPr>
      <w:r>
        <w:rPr>
          <w:rFonts w:ascii="Courier New" w:hAnsi="Courier New" w:cs="Courier New"/>
          <w:b/>
        </w:rPr>
        <w:t>N-detectors detector-label-1 detector-label-2 ... detector-label-N</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detector-output-1 </w:t>
      </w:r>
      <w:proofErr w:type="spellStart"/>
      <w:r>
        <w:rPr>
          <w:rFonts w:ascii="Courier New" w:hAnsi="Courier New" w:cs="Courier New"/>
          <w:b/>
        </w:rPr>
        <w:t>detector-output-1</w:t>
      </w:r>
      <w:proofErr w:type="spellEnd"/>
      <w:r>
        <w:rPr>
          <w:rFonts w:ascii="Courier New" w:hAnsi="Courier New" w:cs="Courier New"/>
          <w:b/>
        </w:rPr>
        <w:t xml:space="preserve"> ... detector-output-N</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N-detectors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(header line) Number of detector outputs per line.</w:t>
            </w:r>
          </w:p>
        </w:tc>
      </w:tr>
      <w:tr w:rsidR="00A6010F" w:rsidTr="00B70DFE">
        <w:tc>
          <w:tcPr>
            <w:tcW w:w="1818" w:type="dxa"/>
            <w:vAlign w:val="center"/>
          </w:tcPr>
          <w:p w:rsidR="00A6010F" w:rsidRDefault="00A6010F" w:rsidP="00B70DFE">
            <w:pPr>
              <w:pStyle w:val="Normal1"/>
              <w:jc w:val="both"/>
            </w:pPr>
            <w:r>
              <w:t>detector-label-</w:t>
            </w:r>
            <w:proofErr w:type="spellStart"/>
            <w:r w:rsidRPr="009E51B5">
              <w:rPr>
                <w:i/>
              </w:rPr>
              <w:t>i</w:t>
            </w:r>
            <w:proofErr w:type="spellEnd"/>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 xml:space="preserve">(header line) The label of the target of the </w:t>
            </w:r>
            <w:proofErr w:type="spellStart"/>
            <w:r>
              <w:t>i'th</w:t>
            </w:r>
            <w:proofErr w:type="spellEnd"/>
            <w:r>
              <w:t xml:space="preserve"> detector.</w:t>
            </w:r>
          </w:p>
        </w:tc>
      </w:tr>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ID of the image to which this feature vector refers.</w:t>
            </w:r>
          </w:p>
        </w:tc>
      </w:tr>
      <w:tr w:rsidR="00A6010F" w:rsidTr="00B70DFE">
        <w:tc>
          <w:tcPr>
            <w:tcW w:w="1818" w:type="dxa"/>
            <w:vAlign w:val="center"/>
          </w:tcPr>
          <w:p w:rsidR="00A6010F" w:rsidRPr="004C3F02" w:rsidRDefault="00A6010F" w:rsidP="00B70DFE">
            <w:pPr>
              <w:pStyle w:val="Normal1"/>
              <w:spacing w:line="276" w:lineRule="auto"/>
              <w:jc w:val="both"/>
            </w:pPr>
            <w:r>
              <w:t>detector-output-</w:t>
            </w:r>
            <w:proofErr w:type="spellStart"/>
            <w:r>
              <w:rPr>
                <w:i/>
              </w:rPr>
              <w:t>i</w:t>
            </w:r>
            <w:proofErr w:type="spellEnd"/>
          </w:p>
        </w:tc>
        <w:tc>
          <w:tcPr>
            <w:tcW w:w="1198" w:type="dxa"/>
            <w:vAlign w:val="center"/>
          </w:tcPr>
          <w:p w:rsidR="00A6010F" w:rsidRDefault="00A6010F" w:rsidP="00B70DFE">
            <w:pPr>
              <w:pStyle w:val="Normal1"/>
              <w:jc w:val="both"/>
            </w:pPr>
            <w:r>
              <w:t>double</w:t>
            </w:r>
          </w:p>
        </w:tc>
        <w:tc>
          <w:tcPr>
            <w:tcW w:w="6560" w:type="dxa"/>
            <w:vAlign w:val="center"/>
          </w:tcPr>
          <w:p w:rsidR="00A6010F" w:rsidRDefault="00A6010F" w:rsidP="00B70DFE">
            <w:pPr>
              <w:pStyle w:val="Normal1"/>
              <w:jc w:val="both"/>
            </w:pPr>
            <w:r>
              <w:t xml:space="preserve">The </w:t>
            </w:r>
            <w:proofErr w:type="spellStart"/>
            <w:r>
              <w:t>likelikehood</w:t>
            </w:r>
            <w:proofErr w:type="spellEnd"/>
            <w:r>
              <w:t xml:space="preserve"> output of the </w:t>
            </w:r>
            <w:proofErr w:type="spellStart"/>
            <w:r>
              <w:t>i'th</w:t>
            </w:r>
            <w:proofErr w:type="spellEnd"/>
            <w:r>
              <w:t xml:space="preserve"> detector on this image</w:t>
            </w:r>
          </w:p>
        </w:tc>
      </w:tr>
    </w:tbl>
    <w:p w:rsidR="00A6010F" w:rsidRDefault="00A6010F" w:rsidP="00A6010F">
      <w:pPr>
        <w:pStyle w:val="Normal1"/>
        <w:jc w:val="both"/>
      </w:pPr>
    </w:p>
    <w:p w:rsidR="00A6010F" w:rsidRDefault="00A6010F" w:rsidP="00A6010F">
      <w:pPr>
        <w:pStyle w:val="Normal1"/>
        <w:jc w:val="both"/>
      </w:pPr>
    </w:p>
    <w:p w:rsidR="00A6010F" w:rsidRDefault="00A6010F" w:rsidP="00A6010F">
      <w:pPr>
        <w:pStyle w:val="Heading2"/>
        <w:contextualSpacing w:val="0"/>
        <w:jc w:val="both"/>
      </w:pPr>
      <w:r>
        <w:t>Image Indicator Lookup Table</w:t>
      </w:r>
      <w:r w:rsidR="008F2778">
        <w:t xml:space="preserve"> (LUT)</w:t>
      </w:r>
    </w:p>
    <w:p w:rsidR="00A6010F" w:rsidRDefault="00A6010F" w:rsidP="00A6010F">
      <w:pPr>
        <w:pStyle w:val="Normal1"/>
      </w:pPr>
      <w:r>
        <w:t xml:space="preserve">This defines the "dictionary", used by </w:t>
      </w:r>
      <w:proofErr w:type="spellStart"/>
      <w:r>
        <w:t>McAuley's</w:t>
      </w:r>
      <w:proofErr w:type="spellEnd"/>
      <w:r>
        <w:t xml:space="preserve"> baseline solution, which identifies "the 1000 most popular words, groups, and tags across the entire dataset, as well as any words, groups, and tags that occur at least twice as frequently in positively labeled images compared to the overall rate." [</w:t>
      </w:r>
      <w:proofErr w:type="spellStart"/>
      <w:r>
        <w:t>McAuley</w:t>
      </w:r>
      <w:proofErr w:type="spellEnd"/>
      <w:r>
        <w:t xml:space="preserve">, section 5]. He further states "As word features we use text from the image's title, description, and its comment thread, after eliminating </w:t>
      </w:r>
      <w:proofErr w:type="spellStart"/>
      <w:r>
        <w:t>stopwords</w:t>
      </w:r>
      <w:proofErr w:type="spellEnd"/>
      <w:r>
        <w:t xml:space="preserve">." </w:t>
      </w:r>
      <w:proofErr w:type="spellStart"/>
      <w:r>
        <w:t>McAuley</w:t>
      </w:r>
      <w:proofErr w:type="spellEnd"/>
      <w:r>
        <w:t xml:space="preserve"> does not use gallery information, probably because shared galleries are much less common than shared groups. The file format has a header line (</w:t>
      </w:r>
      <w:r w:rsidRPr="009E51B5">
        <w:rPr>
          <w:shd w:val="clear" w:color="auto" w:fill="C6D9F1" w:themeFill="text2" w:themeFillTint="33"/>
        </w:rPr>
        <w:t>highlighted in blue</w:t>
      </w:r>
      <w:r>
        <w:t>) followed by one entry per line.</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r w:rsidRPr="009E51B5">
        <w:rPr>
          <w:rFonts w:ascii="Courier New" w:hAnsi="Courier New" w:cs="Courier New"/>
          <w:b/>
          <w:shd w:val="clear" w:color="auto" w:fill="C6D9F1" w:themeFill="text2" w:themeFillTint="33"/>
        </w:rPr>
        <w:t>N-groups N-</w:t>
      </w:r>
      <w:r>
        <w:rPr>
          <w:rFonts w:ascii="Courier New" w:hAnsi="Courier New" w:cs="Courier New"/>
          <w:b/>
          <w:shd w:val="clear" w:color="auto" w:fill="C6D9F1" w:themeFill="text2" w:themeFillTint="33"/>
        </w:rPr>
        <w:t>words</w:t>
      </w:r>
      <w:r>
        <w:rPr>
          <w:rFonts w:ascii="Courier New" w:hAnsi="Courier New" w:cs="Courier New"/>
          <w:b/>
        </w:rPr>
        <w:t xml:space="preserve"> </w:t>
      </w:r>
    </w:p>
    <w:p w:rsidR="00A6010F" w:rsidRDefault="00A6010F" w:rsidP="00A6010F">
      <w:pPr>
        <w:pStyle w:val="Normal1"/>
        <w:jc w:val="both"/>
        <w:rPr>
          <w:rFonts w:ascii="Courier New" w:hAnsi="Courier New" w:cs="Courier New"/>
          <w:b/>
        </w:rPr>
      </w:pPr>
      <w:proofErr w:type="spellStart"/>
      <w:r>
        <w:rPr>
          <w:rFonts w:ascii="Courier New" w:hAnsi="Courier New" w:cs="Courier New"/>
          <w:b/>
        </w:rPr>
        <w:t>entry_id</w:t>
      </w:r>
      <w:proofErr w:type="spellEnd"/>
      <w:r>
        <w:rPr>
          <w:rFonts w:ascii="Courier New" w:hAnsi="Courier New" w:cs="Courier New"/>
          <w:b/>
        </w:rPr>
        <w:t xml:space="preserve"> group-or-word entry-string</w:t>
      </w:r>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r>
              <w:t>N-groups</w:t>
            </w:r>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 xml:space="preserve">(header line) Number of groups </w:t>
            </w:r>
          </w:p>
        </w:tc>
      </w:tr>
      <w:tr w:rsidR="00A6010F" w:rsidTr="00B70DFE">
        <w:tc>
          <w:tcPr>
            <w:tcW w:w="1818" w:type="dxa"/>
            <w:vAlign w:val="center"/>
          </w:tcPr>
          <w:p w:rsidR="00A6010F" w:rsidRDefault="00A6010F" w:rsidP="00B70DFE">
            <w:pPr>
              <w:pStyle w:val="Normal1"/>
              <w:jc w:val="both"/>
            </w:pPr>
            <w:r>
              <w:t>N-words</w:t>
            </w:r>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(header line) Number of words</w:t>
            </w:r>
          </w:p>
        </w:tc>
      </w:tr>
      <w:tr w:rsidR="00A6010F" w:rsidTr="00B70DFE">
        <w:tc>
          <w:tcPr>
            <w:tcW w:w="1818" w:type="dxa"/>
            <w:vAlign w:val="center"/>
          </w:tcPr>
          <w:p w:rsidR="00A6010F" w:rsidRDefault="00A6010F" w:rsidP="00B70DFE">
            <w:pPr>
              <w:pStyle w:val="Normal1"/>
              <w:jc w:val="both"/>
            </w:pPr>
            <w:proofErr w:type="spellStart"/>
            <w:r>
              <w:t>entry_id</w:t>
            </w:r>
            <w:proofErr w:type="spellEnd"/>
          </w:p>
        </w:tc>
        <w:tc>
          <w:tcPr>
            <w:tcW w:w="1198" w:type="dxa"/>
            <w:vAlign w:val="center"/>
          </w:tcPr>
          <w:p w:rsidR="00A6010F" w:rsidRDefault="00A6010F" w:rsidP="00B70DFE">
            <w:pPr>
              <w:pStyle w:val="Normal1"/>
              <w:jc w:val="both"/>
            </w:pPr>
            <w:r>
              <w:t>unsigned</w:t>
            </w:r>
          </w:p>
        </w:tc>
        <w:tc>
          <w:tcPr>
            <w:tcW w:w="6560" w:type="dxa"/>
            <w:vAlign w:val="center"/>
          </w:tcPr>
          <w:p w:rsidR="00A6010F" w:rsidRDefault="00A6010F" w:rsidP="00B70DFE">
            <w:pPr>
              <w:pStyle w:val="Normal1"/>
              <w:jc w:val="both"/>
            </w:pPr>
            <w:r>
              <w:t>The ordinal of the entry. Groups and Words are independently numbered (i.e. there is both a group 0 and a word 0.)</w:t>
            </w:r>
          </w:p>
        </w:tc>
      </w:tr>
      <w:tr w:rsidR="00A6010F" w:rsidTr="00B70DFE">
        <w:tc>
          <w:tcPr>
            <w:tcW w:w="1818" w:type="dxa"/>
            <w:vAlign w:val="center"/>
          </w:tcPr>
          <w:p w:rsidR="00A6010F" w:rsidRPr="004C3F02" w:rsidRDefault="00A6010F" w:rsidP="00B70DFE">
            <w:pPr>
              <w:pStyle w:val="Normal1"/>
              <w:jc w:val="both"/>
            </w:pPr>
            <w:r>
              <w:t>group-or-word</w:t>
            </w:r>
          </w:p>
        </w:tc>
        <w:tc>
          <w:tcPr>
            <w:tcW w:w="1198" w:type="dxa"/>
            <w:vAlign w:val="center"/>
          </w:tcPr>
          <w:p w:rsidR="00A6010F" w:rsidRDefault="004E62BA" w:rsidP="00B70DFE">
            <w:pPr>
              <w:pStyle w:val="Normal1"/>
              <w:jc w:val="both"/>
            </w:pPr>
            <w:r>
              <w:t>char</w:t>
            </w:r>
          </w:p>
        </w:tc>
        <w:tc>
          <w:tcPr>
            <w:tcW w:w="6560" w:type="dxa"/>
            <w:vAlign w:val="center"/>
          </w:tcPr>
          <w:p w:rsidR="00A6010F" w:rsidRDefault="00A6010F" w:rsidP="00B70DFE">
            <w:pPr>
              <w:pStyle w:val="Normal1"/>
              <w:jc w:val="both"/>
            </w:pPr>
            <w:r>
              <w:t>The entry is a "G" (group) or "W" (word)</w:t>
            </w:r>
          </w:p>
        </w:tc>
      </w:tr>
      <w:tr w:rsidR="00A6010F" w:rsidTr="00B70DFE">
        <w:tc>
          <w:tcPr>
            <w:tcW w:w="1818" w:type="dxa"/>
            <w:vAlign w:val="center"/>
          </w:tcPr>
          <w:p w:rsidR="00A6010F" w:rsidRDefault="00A6010F" w:rsidP="00B70DFE">
            <w:pPr>
              <w:pStyle w:val="Normal1"/>
              <w:jc w:val="both"/>
            </w:pPr>
            <w:r>
              <w:t>entry-string</w:t>
            </w:r>
          </w:p>
        </w:tc>
        <w:tc>
          <w:tcPr>
            <w:tcW w:w="1198" w:type="dxa"/>
            <w:vAlign w:val="center"/>
          </w:tcPr>
          <w:p w:rsidR="00A6010F" w:rsidRDefault="00A6010F" w:rsidP="00B70DFE">
            <w:pPr>
              <w:pStyle w:val="Normal1"/>
              <w:jc w:val="both"/>
            </w:pPr>
            <w:r>
              <w:t>string</w:t>
            </w:r>
          </w:p>
        </w:tc>
        <w:tc>
          <w:tcPr>
            <w:tcW w:w="6560" w:type="dxa"/>
            <w:vAlign w:val="center"/>
          </w:tcPr>
          <w:p w:rsidR="00A6010F" w:rsidRDefault="00A6010F" w:rsidP="00B70DFE">
            <w:pPr>
              <w:pStyle w:val="Normal1"/>
              <w:jc w:val="both"/>
            </w:pPr>
            <w:r>
              <w:t>Either a Flickr Group ID or a word from the word sources as described above.</w:t>
            </w:r>
          </w:p>
        </w:tc>
      </w:tr>
    </w:tbl>
    <w:p w:rsidR="00A6010F" w:rsidRDefault="00A6010F" w:rsidP="00A6010F">
      <w:pPr>
        <w:pStyle w:val="Normal1"/>
        <w:jc w:val="both"/>
      </w:pPr>
    </w:p>
    <w:p w:rsidR="00A6010F" w:rsidRDefault="00A6010F" w:rsidP="00A6010F">
      <w:pPr>
        <w:pStyle w:val="Heading2"/>
        <w:contextualSpacing w:val="0"/>
        <w:jc w:val="both"/>
      </w:pPr>
      <w:r>
        <w:t>Image Indicator Table</w:t>
      </w:r>
    </w:p>
    <w:p w:rsidR="00A6010F" w:rsidRDefault="00A6010F" w:rsidP="00A6010F">
      <w:pPr>
        <w:pStyle w:val="Normal1"/>
        <w:jc w:val="both"/>
      </w:pPr>
      <w:r>
        <w:t>This table lists how the groups, tags, and text associated with each image are represented in the Image Indicator Lookup Table. There is one line per image of the format:</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image_id</w:t>
      </w:r>
      <w:proofErr w:type="spellEnd"/>
      <w:r>
        <w:rPr>
          <w:rFonts w:ascii="Courier New" w:hAnsi="Courier New" w:cs="Courier New"/>
          <w:b/>
        </w:rPr>
        <w:t xml:space="preserve"> </w:t>
      </w:r>
      <w:proofErr w:type="spellStart"/>
      <w:r>
        <w:rPr>
          <w:rFonts w:ascii="Courier New" w:hAnsi="Courier New" w:cs="Courier New"/>
          <w:b/>
        </w:rPr>
        <w:t>group_indicator</w:t>
      </w:r>
      <w:proofErr w:type="spellEnd"/>
      <w:r>
        <w:rPr>
          <w:rFonts w:ascii="Courier New" w:hAnsi="Courier New" w:cs="Courier New"/>
          <w:b/>
        </w:rPr>
        <w:t xml:space="preserve"> </w:t>
      </w:r>
      <w:proofErr w:type="spellStart"/>
      <w:r>
        <w:rPr>
          <w:rFonts w:ascii="Courier New" w:hAnsi="Courier New" w:cs="Courier New"/>
          <w:b/>
        </w:rPr>
        <w:t>word_indicator</w:t>
      </w:r>
      <w:proofErr w:type="spellEnd"/>
    </w:p>
    <w:p w:rsidR="00A6010F" w:rsidRDefault="00A6010F" w:rsidP="00A6010F">
      <w:pPr>
        <w:pStyle w:val="Normal1"/>
        <w:jc w:val="both"/>
        <w:rPr>
          <w:rFonts w:ascii="Courier New" w:hAnsi="Courier New" w:cs="Courier New"/>
          <w:b/>
        </w:rPr>
      </w:pPr>
    </w:p>
    <w:tbl>
      <w:tblPr>
        <w:tblStyle w:val="TableGrid"/>
        <w:tblW w:w="0" w:type="auto"/>
        <w:tblLook w:val="04A0"/>
      </w:tblPr>
      <w:tblGrid>
        <w:gridCol w:w="1818"/>
        <w:gridCol w:w="1198"/>
        <w:gridCol w:w="6560"/>
      </w:tblGrid>
      <w:tr w:rsidR="00A6010F" w:rsidTr="00B70DFE">
        <w:tc>
          <w:tcPr>
            <w:tcW w:w="1818" w:type="dxa"/>
            <w:vAlign w:val="center"/>
          </w:tcPr>
          <w:p w:rsidR="00A6010F" w:rsidRDefault="00A6010F" w:rsidP="00B70DFE">
            <w:pPr>
              <w:pStyle w:val="Normal1"/>
              <w:jc w:val="both"/>
            </w:pPr>
            <w:proofErr w:type="spellStart"/>
            <w:r>
              <w:t>image_id</w:t>
            </w:r>
            <w:proofErr w:type="spellEnd"/>
          </w:p>
        </w:tc>
        <w:tc>
          <w:tcPr>
            <w:tcW w:w="1198" w:type="dxa"/>
            <w:vAlign w:val="center"/>
          </w:tcPr>
          <w:p w:rsidR="00A6010F" w:rsidRDefault="00A6010F" w:rsidP="00B70DFE">
            <w:pPr>
              <w:pStyle w:val="Normal1"/>
              <w:jc w:val="both"/>
            </w:pPr>
            <w:r>
              <w:t xml:space="preserve">unsigned </w:t>
            </w:r>
          </w:p>
        </w:tc>
        <w:tc>
          <w:tcPr>
            <w:tcW w:w="6560" w:type="dxa"/>
            <w:vAlign w:val="center"/>
          </w:tcPr>
          <w:p w:rsidR="00A6010F" w:rsidRDefault="00A6010F" w:rsidP="00B70DFE">
            <w:pPr>
              <w:pStyle w:val="Normal1"/>
              <w:jc w:val="both"/>
            </w:pPr>
            <w:r>
              <w:t>ID of the image.</w:t>
            </w:r>
          </w:p>
        </w:tc>
      </w:tr>
      <w:tr w:rsidR="00A6010F" w:rsidTr="00B70DFE">
        <w:tc>
          <w:tcPr>
            <w:tcW w:w="1818" w:type="dxa"/>
            <w:vAlign w:val="center"/>
          </w:tcPr>
          <w:p w:rsidR="00A6010F" w:rsidRDefault="00A6010F" w:rsidP="00B70DFE">
            <w:pPr>
              <w:pStyle w:val="Normal1"/>
              <w:jc w:val="both"/>
            </w:pPr>
            <w:proofErr w:type="spellStart"/>
            <w:r>
              <w:t>group_indicator</w:t>
            </w:r>
            <w:proofErr w:type="spellEnd"/>
          </w:p>
        </w:tc>
        <w:tc>
          <w:tcPr>
            <w:tcW w:w="1198" w:type="dxa"/>
            <w:vAlign w:val="center"/>
          </w:tcPr>
          <w:p w:rsidR="00A6010F" w:rsidRDefault="004E62BA" w:rsidP="00B70DFE">
            <w:pPr>
              <w:pStyle w:val="Normal1"/>
              <w:jc w:val="both"/>
            </w:pPr>
            <w:r>
              <w:t xml:space="preserve">vector of 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group </w:t>
            </w:r>
            <w:proofErr w:type="spellStart"/>
            <w:r>
              <w:t>entry_ids</w:t>
            </w:r>
            <w:proofErr w:type="spellEnd"/>
            <w:r w:rsidR="004E62BA">
              <w:t xml:space="preserve">; </w:t>
            </w:r>
            <w:r>
              <w:t xml:space="preserve">each element is the </w:t>
            </w:r>
            <w:proofErr w:type="spellStart"/>
            <w:r>
              <w:t>entry_id</w:t>
            </w:r>
            <w:proofErr w:type="spellEnd"/>
            <w:r>
              <w:t xml:space="preserve"> of a group associated with this image. If there are no groups, the (unquoted) string 'none' is present.</w:t>
            </w:r>
          </w:p>
        </w:tc>
      </w:tr>
      <w:tr w:rsidR="00A6010F" w:rsidTr="00B70DFE">
        <w:tc>
          <w:tcPr>
            <w:tcW w:w="1818" w:type="dxa"/>
            <w:vAlign w:val="center"/>
          </w:tcPr>
          <w:p w:rsidR="00A6010F" w:rsidRDefault="00A6010F" w:rsidP="00B70DFE">
            <w:pPr>
              <w:pStyle w:val="Normal1"/>
              <w:jc w:val="both"/>
            </w:pPr>
            <w:proofErr w:type="spellStart"/>
            <w:r>
              <w:t>word_indicator</w:t>
            </w:r>
            <w:proofErr w:type="spellEnd"/>
          </w:p>
        </w:tc>
        <w:tc>
          <w:tcPr>
            <w:tcW w:w="1198" w:type="dxa"/>
            <w:vAlign w:val="center"/>
          </w:tcPr>
          <w:p w:rsidR="00A6010F" w:rsidRDefault="004E62BA" w:rsidP="004E62BA">
            <w:pPr>
              <w:pStyle w:val="Normal1"/>
              <w:jc w:val="both"/>
            </w:pPr>
            <w:r>
              <w:t xml:space="preserve">vector of </w:t>
            </w:r>
            <w:r w:rsidR="00A6010F">
              <w:t xml:space="preserve"> </w:t>
            </w:r>
            <w:r>
              <w:t xml:space="preserve">unsigned / </w:t>
            </w:r>
            <w:r w:rsidR="00EC446E">
              <w:t>'none'</w:t>
            </w:r>
          </w:p>
        </w:tc>
        <w:tc>
          <w:tcPr>
            <w:tcW w:w="6560" w:type="dxa"/>
            <w:vAlign w:val="center"/>
          </w:tcPr>
          <w:p w:rsidR="00A6010F" w:rsidRPr="005A6D9D" w:rsidRDefault="008F2778" w:rsidP="008F2778">
            <w:pPr>
              <w:pStyle w:val="Normal1"/>
              <w:spacing w:line="276" w:lineRule="auto"/>
              <w:jc w:val="both"/>
            </w:pPr>
            <w:r>
              <w:t xml:space="preserve">Vector of LUT word </w:t>
            </w:r>
            <w:proofErr w:type="spellStart"/>
            <w:r>
              <w:t>entry_ids</w:t>
            </w:r>
            <w:proofErr w:type="spellEnd"/>
            <w:r>
              <w:t xml:space="preserve">; each element is the </w:t>
            </w:r>
            <w:proofErr w:type="spellStart"/>
            <w:r>
              <w:t>entry_id</w:t>
            </w:r>
            <w:proofErr w:type="spellEnd"/>
            <w:r>
              <w:t xml:space="preserve"> of a word associated with this image. If there are no words, the (unquoted) string 'none' is present.</w:t>
            </w:r>
          </w:p>
        </w:tc>
      </w:tr>
    </w:tbl>
    <w:p w:rsidR="00A6010F" w:rsidRDefault="00A6010F" w:rsidP="00A6010F">
      <w:pPr>
        <w:pStyle w:val="Normal1"/>
        <w:jc w:val="both"/>
        <w:rPr>
          <w:rFonts w:ascii="Courier New" w:hAnsi="Courier New" w:cs="Courier New"/>
          <w:b/>
        </w:rPr>
      </w:pPr>
    </w:p>
    <w:p w:rsidR="00A6010F" w:rsidRDefault="00A6010F" w:rsidP="00A6010F">
      <w:pPr>
        <w:pStyle w:val="Heading2"/>
        <w:contextualSpacing w:val="0"/>
        <w:jc w:val="both"/>
      </w:pPr>
      <w:r>
        <w:lastRenderedPageBreak/>
        <w:t>Edge Table</w:t>
      </w:r>
    </w:p>
    <w:p w:rsidR="00A6010F" w:rsidRPr="002B5B72" w:rsidRDefault="00A6010F" w:rsidP="00A6010F">
      <w:pPr>
        <w:pStyle w:val="Normal1"/>
        <w:jc w:val="both"/>
      </w:pPr>
      <w:r>
        <w:t xml:space="preserve">This table indicates the shared properties between any two images </w:t>
      </w:r>
      <w:r>
        <w:rPr>
          <w:i/>
        </w:rPr>
        <w:t>A</w:t>
      </w:r>
      <w:r>
        <w:t xml:space="preserve"> and </w:t>
      </w:r>
      <w:r>
        <w:rPr>
          <w:i/>
        </w:rPr>
        <w:t>B</w:t>
      </w:r>
      <w:r>
        <w:t xml:space="preserve">. When two images share no properties, the edge is omitted. Edges are non-directional and the assignment of images to </w:t>
      </w:r>
      <w:r>
        <w:rPr>
          <w:i/>
        </w:rPr>
        <w:t xml:space="preserve">A </w:t>
      </w:r>
      <w:r>
        <w:t xml:space="preserve">or </w:t>
      </w:r>
      <w:r>
        <w:rPr>
          <w:i/>
        </w:rPr>
        <w:t xml:space="preserve">B </w:t>
      </w:r>
      <w:r>
        <w:t>is arbitrary. There is one line per edge with the following format (broken across multiple lines for legibility):</w:t>
      </w:r>
    </w:p>
    <w:p w:rsidR="00A6010F" w:rsidRDefault="00A6010F" w:rsidP="00A6010F">
      <w:pPr>
        <w:pStyle w:val="Normal1"/>
        <w:jc w:val="both"/>
      </w:pPr>
    </w:p>
    <w:p w:rsidR="00A6010F" w:rsidRDefault="00A6010F" w:rsidP="00A6010F">
      <w:pPr>
        <w:pStyle w:val="Normal1"/>
        <w:jc w:val="both"/>
        <w:rPr>
          <w:rFonts w:ascii="Courier New" w:hAnsi="Courier New" w:cs="Courier New"/>
          <w:b/>
        </w:rPr>
      </w:pPr>
      <w:proofErr w:type="spellStart"/>
      <w:r>
        <w:rPr>
          <w:rFonts w:ascii="Courier New" w:hAnsi="Courier New" w:cs="Courier New"/>
          <w:b/>
        </w:rPr>
        <w:t>image_A_id</w:t>
      </w:r>
      <w:proofErr w:type="spellEnd"/>
      <w:r>
        <w:rPr>
          <w:rFonts w:ascii="Courier New" w:hAnsi="Courier New" w:cs="Courier New"/>
          <w:b/>
        </w:rPr>
        <w:t xml:space="preserve"> </w:t>
      </w:r>
      <w:proofErr w:type="spellStart"/>
      <w:r>
        <w:rPr>
          <w:rFonts w:ascii="Courier New" w:hAnsi="Courier New" w:cs="Courier New"/>
          <w:b/>
        </w:rPr>
        <w:t>image_B_id</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N_shared_groups</w:t>
      </w:r>
      <w:proofErr w:type="spellEnd"/>
      <w:r>
        <w:rPr>
          <w:rFonts w:ascii="Courier New" w:hAnsi="Courier New" w:cs="Courier New"/>
          <w:b/>
        </w:rPr>
        <w:t xml:space="preserve"> </w:t>
      </w:r>
      <w:proofErr w:type="spellStart"/>
      <w:r>
        <w:rPr>
          <w:rFonts w:ascii="Courier New" w:hAnsi="Courier New" w:cs="Courier New"/>
          <w:b/>
        </w:rPr>
        <w:t>N_shared_words</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shared_group_id_vector</w:t>
      </w:r>
      <w:proofErr w:type="spellEnd"/>
      <w:r>
        <w:rPr>
          <w:rFonts w:ascii="Courier New" w:hAnsi="Courier New" w:cs="Courier New"/>
          <w:b/>
        </w:rPr>
        <w:t xml:space="preserve"> </w:t>
      </w:r>
      <w:proofErr w:type="spellStart"/>
      <w:r>
        <w:rPr>
          <w:rFonts w:ascii="Courier New" w:hAnsi="Courier New" w:cs="Courier New"/>
          <w:b/>
        </w:rPr>
        <w:t>shared_word_id_vector</w:t>
      </w:r>
      <w:proofErr w:type="spellEnd"/>
    </w:p>
    <w:p w:rsidR="00A6010F" w:rsidRDefault="00A6010F" w:rsidP="00A6010F">
      <w:pPr>
        <w:pStyle w:val="Normal1"/>
        <w:jc w:val="both"/>
        <w:rPr>
          <w:rFonts w:ascii="Courier New" w:hAnsi="Courier New" w:cs="Courier New"/>
          <w:b/>
        </w:rPr>
      </w:pPr>
      <w:r>
        <w:rPr>
          <w:rFonts w:ascii="Courier New" w:hAnsi="Courier New" w:cs="Courier New"/>
          <w:b/>
        </w:rPr>
        <w:t xml:space="preserve">  </w:t>
      </w:r>
      <w:proofErr w:type="spellStart"/>
      <w:r>
        <w:rPr>
          <w:rFonts w:ascii="Courier New" w:hAnsi="Courier New" w:cs="Courier New"/>
          <w:b/>
        </w:rPr>
        <w:t>same_user_flag</w:t>
      </w:r>
      <w:proofErr w:type="spellEnd"/>
      <w:r>
        <w:rPr>
          <w:rFonts w:ascii="Courier New" w:hAnsi="Courier New" w:cs="Courier New"/>
          <w:b/>
        </w:rPr>
        <w:t xml:space="preserve"> </w:t>
      </w:r>
      <w:proofErr w:type="spellStart"/>
      <w:r>
        <w:rPr>
          <w:rFonts w:ascii="Courier New" w:hAnsi="Courier New" w:cs="Courier New"/>
          <w:b/>
        </w:rPr>
        <w:t>same_location_flag</w:t>
      </w:r>
      <w:proofErr w:type="spellEnd"/>
      <w:r>
        <w:rPr>
          <w:rFonts w:ascii="Courier New" w:hAnsi="Courier New" w:cs="Courier New"/>
          <w:b/>
        </w:rPr>
        <w:t xml:space="preserve"> </w:t>
      </w:r>
      <w:proofErr w:type="spellStart"/>
      <w:r>
        <w:rPr>
          <w:rFonts w:ascii="Courier New" w:hAnsi="Courier New" w:cs="Courier New"/>
          <w:b/>
        </w:rPr>
        <w:t>shared_contact_flag</w:t>
      </w:r>
      <w:proofErr w:type="spellEnd"/>
    </w:p>
    <w:p w:rsidR="00A6010F" w:rsidRDefault="00A6010F" w:rsidP="00A6010F">
      <w:pPr>
        <w:pStyle w:val="Normal1"/>
        <w:jc w:val="both"/>
        <w:rPr>
          <w:rFonts w:ascii="Courier New" w:hAnsi="Courier New" w:cs="Courier New"/>
          <w:b/>
        </w:rPr>
      </w:pPr>
    </w:p>
    <w:tbl>
      <w:tblPr>
        <w:tblStyle w:val="TableGrid"/>
        <w:tblW w:w="9828" w:type="dxa"/>
        <w:tblLayout w:type="fixed"/>
        <w:tblLook w:val="04A0"/>
      </w:tblPr>
      <w:tblGrid>
        <w:gridCol w:w="2808"/>
        <w:gridCol w:w="2160"/>
        <w:gridCol w:w="4860"/>
      </w:tblGrid>
      <w:tr w:rsidR="00A6010F" w:rsidTr="008F2778">
        <w:tc>
          <w:tcPr>
            <w:tcW w:w="2808" w:type="dxa"/>
            <w:vAlign w:val="center"/>
          </w:tcPr>
          <w:p w:rsidR="00A6010F" w:rsidRDefault="00A6010F" w:rsidP="00B70DFE">
            <w:pPr>
              <w:pStyle w:val="Normal1"/>
              <w:jc w:val="both"/>
            </w:pPr>
            <w:proofErr w:type="spellStart"/>
            <w:r>
              <w:t>image_A_id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A.</w:t>
            </w:r>
          </w:p>
        </w:tc>
      </w:tr>
      <w:tr w:rsidR="00A6010F" w:rsidTr="008F2778">
        <w:tc>
          <w:tcPr>
            <w:tcW w:w="2808" w:type="dxa"/>
            <w:vAlign w:val="center"/>
          </w:tcPr>
          <w:p w:rsidR="00A6010F" w:rsidRDefault="00A6010F" w:rsidP="00B70DFE">
            <w:pPr>
              <w:pStyle w:val="Normal1"/>
              <w:jc w:val="both"/>
            </w:pPr>
            <w:proofErr w:type="spellStart"/>
            <w:r>
              <w:t>image_B_id</w:t>
            </w:r>
            <w:proofErr w:type="spellEnd"/>
          </w:p>
        </w:tc>
        <w:tc>
          <w:tcPr>
            <w:tcW w:w="2160" w:type="dxa"/>
            <w:vAlign w:val="center"/>
          </w:tcPr>
          <w:p w:rsidR="00A6010F" w:rsidRDefault="00A6010F" w:rsidP="00B70DFE">
            <w:pPr>
              <w:pStyle w:val="Normal1"/>
              <w:jc w:val="both"/>
            </w:pPr>
            <w:r>
              <w:t xml:space="preserve">unsigned </w:t>
            </w:r>
          </w:p>
        </w:tc>
        <w:tc>
          <w:tcPr>
            <w:tcW w:w="4860" w:type="dxa"/>
            <w:vAlign w:val="center"/>
          </w:tcPr>
          <w:p w:rsidR="00A6010F" w:rsidRDefault="00A6010F" w:rsidP="00B70DFE">
            <w:pPr>
              <w:pStyle w:val="Normal1"/>
              <w:jc w:val="both"/>
            </w:pPr>
            <w:r>
              <w:t>ID of image B.</w:t>
            </w:r>
          </w:p>
        </w:tc>
      </w:tr>
      <w:tr w:rsidR="00A6010F" w:rsidTr="008F2778">
        <w:tc>
          <w:tcPr>
            <w:tcW w:w="2808" w:type="dxa"/>
            <w:vAlign w:val="center"/>
          </w:tcPr>
          <w:p w:rsidR="00A6010F" w:rsidRDefault="00A6010F" w:rsidP="00B70DFE">
            <w:pPr>
              <w:pStyle w:val="Normal1"/>
              <w:jc w:val="both"/>
            </w:pPr>
            <w:proofErr w:type="spellStart"/>
            <w:r>
              <w:t>N_shared_groups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groups</w:t>
            </w:r>
          </w:p>
        </w:tc>
      </w:tr>
      <w:tr w:rsidR="00A6010F" w:rsidTr="008F2778">
        <w:tc>
          <w:tcPr>
            <w:tcW w:w="2808" w:type="dxa"/>
            <w:vAlign w:val="center"/>
          </w:tcPr>
          <w:p w:rsidR="00A6010F" w:rsidRDefault="00A6010F" w:rsidP="00B70DFE">
            <w:pPr>
              <w:pStyle w:val="Normal1"/>
              <w:jc w:val="both"/>
            </w:pPr>
            <w:proofErr w:type="spellStart"/>
            <w:r>
              <w:t>N_shared_words</w:t>
            </w:r>
            <w:proofErr w:type="spellEnd"/>
          </w:p>
        </w:tc>
        <w:tc>
          <w:tcPr>
            <w:tcW w:w="2160" w:type="dxa"/>
            <w:vAlign w:val="center"/>
          </w:tcPr>
          <w:p w:rsidR="00A6010F" w:rsidRDefault="00A6010F" w:rsidP="00B70DFE">
            <w:pPr>
              <w:pStyle w:val="Normal1"/>
              <w:jc w:val="both"/>
            </w:pPr>
            <w:r>
              <w:t>unsigned</w:t>
            </w:r>
          </w:p>
        </w:tc>
        <w:tc>
          <w:tcPr>
            <w:tcW w:w="4860" w:type="dxa"/>
            <w:vAlign w:val="center"/>
          </w:tcPr>
          <w:p w:rsidR="00A6010F" w:rsidRPr="005A6D9D" w:rsidRDefault="00A6010F" w:rsidP="00B70DFE">
            <w:pPr>
              <w:pStyle w:val="Normal1"/>
              <w:jc w:val="both"/>
            </w:pPr>
            <w:r>
              <w:t>Number of shared words</w:t>
            </w:r>
          </w:p>
        </w:tc>
      </w:tr>
      <w:tr w:rsidR="00A6010F" w:rsidTr="008F2778">
        <w:tc>
          <w:tcPr>
            <w:tcW w:w="2808" w:type="dxa"/>
            <w:vAlign w:val="center"/>
          </w:tcPr>
          <w:p w:rsidR="00A6010F" w:rsidRDefault="00A6010F" w:rsidP="00B70DFE">
            <w:pPr>
              <w:pStyle w:val="Normal1"/>
              <w:jc w:val="both"/>
            </w:pPr>
            <w:proofErr w:type="spellStart"/>
            <w:r>
              <w:t>shared_group_id_vector</w:t>
            </w:r>
            <w:proofErr w:type="spellEnd"/>
          </w:p>
        </w:tc>
        <w:tc>
          <w:tcPr>
            <w:tcW w:w="2160" w:type="dxa"/>
            <w:vAlign w:val="center"/>
          </w:tcPr>
          <w:p w:rsidR="00A6010F" w:rsidRDefault="008F2778" w:rsidP="008F2778">
            <w:pPr>
              <w:pStyle w:val="Normal1"/>
            </w:pPr>
            <w:r>
              <w:t xml:space="preserve">vector of </w:t>
            </w:r>
            <w:r w:rsidR="00A6010F">
              <w:t>unsigned</w:t>
            </w:r>
            <w:r>
              <w:t xml:space="preserve"> / string</w:t>
            </w:r>
          </w:p>
        </w:tc>
        <w:tc>
          <w:tcPr>
            <w:tcW w:w="4860" w:type="dxa"/>
            <w:vAlign w:val="center"/>
          </w:tcPr>
          <w:p w:rsidR="00A6010F" w:rsidRDefault="008F2778" w:rsidP="008F2778">
            <w:pPr>
              <w:pStyle w:val="Normal1"/>
              <w:jc w:val="both"/>
            </w:pPr>
            <w:r>
              <w:t xml:space="preserve">Vector of LUT group </w:t>
            </w:r>
            <w:proofErr w:type="spellStart"/>
            <w:r>
              <w:t>entry_ids</w:t>
            </w:r>
            <w:proofErr w:type="spellEnd"/>
            <w:r>
              <w:t xml:space="preserve">; each of the </w:t>
            </w:r>
            <w:proofErr w:type="spellStart"/>
            <w:r>
              <w:t>N_shared_groups</w:t>
            </w:r>
            <w:proofErr w:type="spellEnd"/>
            <w:r>
              <w:t xml:space="preserve"> elements is a group shared between images A and B. If </w:t>
            </w:r>
            <w:proofErr w:type="spellStart"/>
            <w:r>
              <w:t>N_shared_groups</w:t>
            </w:r>
            <w:proofErr w:type="spellEnd"/>
            <w:r>
              <w:t xml:space="preserve"> is 0, the unquoted string 'none' is present. </w:t>
            </w:r>
          </w:p>
        </w:tc>
      </w:tr>
      <w:tr w:rsidR="00A6010F" w:rsidTr="008F2778">
        <w:tc>
          <w:tcPr>
            <w:tcW w:w="2808" w:type="dxa"/>
            <w:vAlign w:val="center"/>
          </w:tcPr>
          <w:p w:rsidR="00A6010F" w:rsidRDefault="00A6010F" w:rsidP="00B70DFE">
            <w:pPr>
              <w:pStyle w:val="Normal1"/>
              <w:jc w:val="both"/>
            </w:pPr>
            <w:proofErr w:type="spellStart"/>
            <w:r>
              <w:t>shared_word_id_vector</w:t>
            </w:r>
            <w:proofErr w:type="spellEnd"/>
          </w:p>
        </w:tc>
        <w:tc>
          <w:tcPr>
            <w:tcW w:w="2160" w:type="dxa"/>
            <w:vAlign w:val="center"/>
          </w:tcPr>
          <w:p w:rsidR="00A6010F" w:rsidRDefault="008F2778" w:rsidP="008F2778">
            <w:pPr>
              <w:pStyle w:val="Normal1"/>
              <w:jc w:val="both"/>
            </w:pPr>
            <w:r>
              <w:t xml:space="preserve">vector of </w:t>
            </w:r>
            <w:r w:rsidR="00A6010F">
              <w:t>unsigned</w:t>
            </w:r>
            <w:r>
              <w:t xml:space="preserve"> / </w:t>
            </w:r>
            <w:r w:rsidR="00EC446E">
              <w:t>'none'</w:t>
            </w:r>
          </w:p>
        </w:tc>
        <w:tc>
          <w:tcPr>
            <w:tcW w:w="4860" w:type="dxa"/>
            <w:vAlign w:val="center"/>
          </w:tcPr>
          <w:p w:rsidR="00A6010F" w:rsidRDefault="008F2778" w:rsidP="00B70DFE">
            <w:pPr>
              <w:pStyle w:val="Normal1"/>
              <w:jc w:val="both"/>
            </w:pPr>
            <w:r>
              <w:t xml:space="preserve">Vector of LUT word </w:t>
            </w:r>
            <w:proofErr w:type="spellStart"/>
            <w:r>
              <w:t>entry_ids</w:t>
            </w:r>
            <w:proofErr w:type="spellEnd"/>
            <w:r>
              <w:t xml:space="preserve">; each of the </w:t>
            </w:r>
            <w:proofErr w:type="spellStart"/>
            <w:r>
              <w:t>N_shared_words</w:t>
            </w:r>
            <w:proofErr w:type="spellEnd"/>
            <w:r>
              <w:t xml:space="preserve"> elements is a word shared between images A and B. If </w:t>
            </w:r>
            <w:proofErr w:type="spellStart"/>
            <w:r>
              <w:t>N_shared_words</w:t>
            </w:r>
            <w:proofErr w:type="spellEnd"/>
            <w:r>
              <w:t xml:space="preserve"> is 0, the unquoted string 'none' is present.</w:t>
            </w:r>
          </w:p>
        </w:tc>
      </w:tr>
      <w:tr w:rsidR="00A42972" w:rsidTr="008F2778">
        <w:tc>
          <w:tcPr>
            <w:tcW w:w="2808" w:type="dxa"/>
            <w:vAlign w:val="center"/>
          </w:tcPr>
          <w:p w:rsidR="00A42972" w:rsidRDefault="00A42972" w:rsidP="00B70DFE">
            <w:pPr>
              <w:pStyle w:val="Normal1"/>
              <w:jc w:val="both"/>
            </w:pPr>
            <w:proofErr w:type="spellStart"/>
            <w:r>
              <w:t>shared_word_type_vector</w:t>
            </w:r>
            <w:proofErr w:type="spellEnd"/>
          </w:p>
        </w:tc>
        <w:tc>
          <w:tcPr>
            <w:tcW w:w="2160" w:type="dxa"/>
            <w:vAlign w:val="center"/>
          </w:tcPr>
          <w:p w:rsidR="00A42972" w:rsidRDefault="00EC446E" w:rsidP="00B70DFE">
            <w:pPr>
              <w:pStyle w:val="Normal1"/>
              <w:jc w:val="both"/>
            </w:pPr>
            <w:r>
              <w:t>vector of unsigned / 'none'</w:t>
            </w:r>
          </w:p>
        </w:tc>
        <w:tc>
          <w:tcPr>
            <w:tcW w:w="4860" w:type="dxa"/>
            <w:vAlign w:val="center"/>
          </w:tcPr>
          <w:p w:rsidR="00A42972" w:rsidRDefault="00A42972" w:rsidP="00B70DFE">
            <w:pPr>
              <w:pStyle w:val="Normal1"/>
              <w:jc w:val="both"/>
            </w:pPr>
            <w:r>
              <w:t>See below</w:t>
            </w:r>
            <w:r w:rsidR="008F2778">
              <w:t xml:space="preserve">; if </w:t>
            </w:r>
            <w:proofErr w:type="spellStart"/>
            <w:r w:rsidR="008F2778">
              <w:t>N_shared_words</w:t>
            </w:r>
            <w:proofErr w:type="spellEnd"/>
            <w:r w:rsidR="008F2778">
              <w:t xml:space="preserve"> is 0, the unquoted string 'none' is present.</w:t>
            </w:r>
          </w:p>
        </w:tc>
      </w:tr>
      <w:tr w:rsidR="00A6010F" w:rsidTr="008F2778">
        <w:tc>
          <w:tcPr>
            <w:tcW w:w="2808" w:type="dxa"/>
            <w:vAlign w:val="center"/>
          </w:tcPr>
          <w:p w:rsidR="00A6010F" w:rsidRDefault="00A6010F" w:rsidP="00B70DFE">
            <w:pPr>
              <w:pStyle w:val="Normal1"/>
              <w:jc w:val="both"/>
            </w:pPr>
            <w:proofErr w:type="spellStart"/>
            <w:r>
              <w:t>same_user_flag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the same user took images A and B, '0' if different users took the images, or '.' if unknown</w:t>
            </w:r>
          </w:p>
        </w:tc>
      </w:tr>
      <w:tr w:rsidR="00A6010F" w:rsidTr="008F2778">
        <w:tc>
          <w:tcPr>
            <w:tcW w:w="2808" w:type="dxa"/>
            <w:vAlign w:val="center"/>
          </w:tcPr>
          <w:p w:rsidR="00A6010F" w:rsidRDefault="00A6010F" w:rsidP="00B70DFE">
            <w:pPr>
              <w:pStyle w:val="Normal1"/>
              <w:jc w:val="both"/>
            </w:pPr>
            <w:proofErr w:type="spellStart"/>
            <w:r>
              <w:t>same_location_flag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share a "locality" (as defined by Flickr), '0' if different localities are specified, or '.' if one or both images has no locality</w:t>
            </w:r>
          </w:p>
        </w:tc>
      </w:tr>
      <w:tr w:rsidR="00A6010F" w:rsidTr="008F2778">
        <w:tc>
          <w:tcPr>
            <w:tcW w:w="2808" w:type="dxa"/>
            <w:vAlign w:val="center"/>
          </w:tcPr>
          <w:p w:rsidR="00A6010F" w:rsidRDefault="00A6010F" w:rsidP="00B70DFE">
            <w:pPr>
              <w:pStyle w:val="Normal1"/>
              <w:jc w:val="both"/>
            </w:pPr>
            <w:proofErr w:type="spellStart"/>
            <w:r>
              <w:t>shared_contact_flag</w:t>
            </w:r>
            <w:proofErr w:type="spellEnd"/>
          </w:p>
        </w:tc>
        <w:tc>
          <w:tcPr>
            <w:tcW w:w="2160" w:type="dxa"/>
            <w:vAlign w:val="center"/>
          </w:tcPr>
          <w:p w:rsidR="00A6010F" w:rsidRDefault="00EC446E" w:rsidP="00B70DFE">
            <w:pPr>
              <w:pStyle w:val="Normal1"/>
              <w:jc w:val="both"/>
            </w:pPr>
            <w:r>
              <w:t>char</w:t>
            </w:r>
          </w:p>
        </w:tc>
        <w:tc>
          <w:tcPr>
            <w:tcW w:w="4860" w:type="dxa"/>
            <w:vAlign w:val="center"/>
          </w:tcPr>
          <w:p w:rsidR="00A6010F" w:rsidRDefault="00A6010F" w:rsidP="00B70DFE">
            <w:pPr>
              <w:pStyle w:val="Normal1"/>
              <w:jc w:val="both"/>
            </w:pPr>
            <w:r>
              <w:t>'1' if images A and B are taken by users who share a contact, '0' if it is determined that they share no contacts, or '.' if no determination can be made</w:t>
            </w:r>
          </w:p>
        </w:tc>
      </w:tr>
    </w:tbl>
    <w:p w:rsidR="00A6010F" w:rsidRDefault="00A6010F" w:rsidP="00A6010F">
      <w:pPr>
        <w:pStyle w:val="Normal1"/>
        <w:jc w:val="both"/>
        <w:rPr>
          <w:rFonts w:ascii="Courier New" w:hAnsi="Courier New" w:cs="Courier New"/>
          <w:b/>
        </w:rPr>
      </w:pPr>
    </w:p>
    <w:p w:rsidR="00A42972" w:rsidRDefault="00A42972" w:rsidP="00A42972">
      <w:pPr>
        <w:pStyle w:val="Normal1"/>
        <w:jc w:val="both"/>
      </w:pPr>
      <w:r>
        <w:t xml:space="preserve">The </w:t>
      </w:r>
      <w:r w:rsidR="008F2778">
        <w:t xml:space="preserve">elements of </w:t>
      </w:r>
      <w:proofErr w:type="spellStart"/>
      <w:r>
        <w:t>shared_word_type_vector</w:t>
      </w:r>
      <w:proofErr w:type="spellEnd"/>
      <w:r>
        <w:t xml:space="preserve"> </w:t>
      </w:r>
      <w:r w:rsidR="008F2778">
        <w:t>are</w:t>
      </w:r>
      <w:r>
        <w:t xml:space="preserve"> bit flag</w:t>
      </w:r>
      <w:r w:rsidR="008F2778">
        <w:t xml:space="preserve">s, each </w:t>
      </w:r>
      <w:r>
        <w:t>describing the source text fields of the word shared between images A and B;</w:t>
      </w:r>
    </w:p>
    <w:p w:rsidR="00A42972" w:rsidRDefault="00A42972" w:rsidP="00A42972">
      <w:pPr>
        <w:pStyle w:val="Normal1"/>
        <w:jc w:val="both"/>
      </w:pPr>
    </w:p>
    <w:tbl>
      <w:tblPr>
        <w:tblStyle w:val="TableGrid"/>
        <w:tblW w:w="0" w:type="auto"/>
        <w:tblLook w:val="04A0"/>
      </w:tblPr>
      <w:tblGrid>
        <w:gridCol w:w="4788"/>
        <w:gridCol w:w="4788"/>
      </w:tblGrid>
      <w:tr w:rsidR="00A42972" w:rsidTr="00B70DFE">
        <w:tc>
          <w:tcPr>
            <w:tcW w:w="4788" w:type="dxa"/>
          </w:tcPr>
          <w:p w:rsidR="00A42972" w:rsidRDefault="00A42972" w:rsidP="00B70DFE">
            <w:pPr>
              <w:pStyle w:val="Normal1"/>
              <w:jc w:val="both"/>
            </w:pPr>
            <w:r>
              <w:t>Image A title</w:t>
            </w:r>
          </w:p>
        </w:tc>
        <w:tc>
          <w:tcPr>
            <w:tcW w:w="4788" w:type="dxa"/>
          </w:tcPr>
          <w:p w:rsidR="00A42972" w:rsidRDefault="00A42972" w:rsidP="00B70DFE">
            <w:pPr>
              <w:pStyle w:val="Normal1"/>
              <w:jc w:val="both"/>
            </w:pPr>
            <w:r>
              <w:t>0x01</w:t>
            </w:r>
          </w:p>
        </w:tc>
      </w:tr>
      <w:tr w:rsidR="00A42972" w:rsidTr="00B70DFE">
        <w:tc>
          <w:tcPr>
            <w:tcW w:w="4788" w:type="dxa"/>
          </w:tcPr>
          <w:p w:rsidR="00A42972" w:rsidRDefault="00A42972" w:rsidP="00B70DFE">
            <w:pPr>
              <w:pStyle w:val="Normal1"/>
              <w:jc w:val="both"/>
            </w:pPr>
            <w:r>
              <w:t>Image A description</w:t>
            </w:r>
          </w:p>
        </w:tc>
        <w:tc>
          <w:tcPr>
            <w:tcW w:w="4788" w:type="dxa"/>
          </w:tcPr>
          <w:p w:rsidR="00A42972" w:rsidRDefault="00A42972" w:rsidP="00B70DFE">
            <w:pPr>
              <w:pStyle w:val="Normal1"/>
              <w:jc w:val="both"/>
            </w:pPr>
            <w:r>
              <w:t>0x02</w:t>
            </w:r>
          </w:p>
        </w:tc>
      </w:tr>
      <w:tr w:rsidR="00A42972" w:rsidTr="00B70DFE">
        <w:tc>
          <w:tcPr>
            <w:tcW w:w="4788" w:type="dxa"/>
          </w:tcPr>
          <w:p w:rsidR="00A42972" w:rsidRDefault="00A42972" w:rsidP="00B70DFE">
            <w:pPr>
              <w:pStyle w:val="Normal1"/>
              <w:jc w:val="both"/>
            </w:pPr>
            <w:r>
              <w:t>Image A tags</w:t>
            </w:r>
          </w:p>
        </w:tc>
        <w:tc>
          <w:tcPr>
            <w:tcW w:w="4788" w:type="dxa"/>
          </w:tcPr>
          <w:p w:rsidR="00A42972" w:rsidRDefault="00A42972" w:rsidP="00B70DFE">
            <w:pPr>
              <w:pStyle w:val="Normal1"/>
              <w:jc w:val="both"/>
            </w:pPr>
            <w:r>
              <w:t>0x04</w:t>
            </w:r>
          </w:p>
        </w:tc>
      </w:tr>
      <w:tr w:rsidR="00A42972" w:rsidTr="00B70DFE">
        <w:tc>
          <w:tcPr>
            <w:tcW w:w="4788" w:type="dxa"/>
          </w:tcPr>
          <w:p w:rsidR="00A42972" w:rsidRDefault="00A42972" w:rsidP="00B70DFE">
            <w:pPr>
              <w:pStyle w:val="Normal1"/>
              <w:jc w:val="both"/>
            </w:pPr>
            <w:r>
              <w:t>Image A comments</w:t>
            </w:r>
          </w:p>
        </w:tc>
        <w:tc>
          <w:tcPr>
            <w:tcW w:w="4788" w:type="dxa"/>
          </w:tcPr>
          <w:p w:rsidR="00A42972" w:rsidRDefault="00A42972" w:rsidP="00B70DFE">
            <w:pPr>
              <w:pStyle w:val="Normal1"/>
              <w:jc w:val="both"/>
            </w:pPr>
            <w:r>
              <w:t>0x08</w:t>
            </w:r>
          </w:p>
        </w:tc>
      </w:tr>
      <w:tr w:rsidR="00A42972" w:rsidTr="00B70DFE">
        <w:tc>
          <w:tcPr>
            <w:tcW w:w="4788" w:type="dxa"/>
          </w:tcPr>
          <w:p w:rsidR="00A42972" w:rsidRDefault="00A42972" w:rsidP="00B70DFE">
            <w:pPr>
              <w:pStyle w:val="Normal1"/>
              <w:jc w:val="both"/>
            </w:pPr>
            <w:r>
              <w:t>Image B title</w:t>
            </w:r>
          </w:p>
        </w:tc>
        <w:tc>
          <w:tcPr>
            <w:tcW w:w="4788" w:type="dxa"/>
          </w:tcPr>
          <w:p w:rsidR="00A42972" w:rsidRDefault="00A42972" w:rsidP="00B70DFE">
            <w:pPr>
              <w:pStyle w:val="Normal1"/>
              <w:jc w:val="both"/>
            </w:pPr>
            <w:r>
              <w:t>0x10</w:t>
            </w:r>
          </w:p>
        </w:tc>
      </w:tr>
      <w:tr w:rsidR="00A42972" w:rsidTr="00B70DFE">
        <w:tc>
          <w:tcPr>
            <w:tcW w:w="4788" w:type="dxa"/>
          </w:tcPr>
          <w:p w:rsidR="00A42972" w:rsidRDefault="00A42972" w:rsidP="00B70DFE">
            <w:pPr>
              <w:pStyle w:val="Normal1"/>
              <w:jc w:val="both"/>
            </w:pPr>
            <w:r>
              <w:t>Image B description</w:t>
            </w:r>
          </w:p>
        </w:tc>
        <w:tc>
          <w:tcPr>
            <w:tcW w:w="4788" w:type="dxa"/>
          </w:tcPr>
          <w:p w:rsidR="00A42972" w:rsidRDefault="00A42972" w:rsidP="00B70DFE">
            <w:pPr>
              <w:pStyle w:val="Normal1"/>
              <w:jc w:val="both"/>
            </w:pPr>
            <w:r>
              <w:t>0x20</w:t>
            </w:r>
          </w:p>
        </w:tc>
      </w:tr>
      <w:tr w:rsidR="00A42972" w:rsidTr="00B70DFE">
        <w:tc>
          <w:tcPr>
            <w:tcW w:w="4788" w:type="dxa"/>
          </w:tcPr>
          <w:p w:rsidR="00A42972" w:rsidRDefault="00A42972" w:rsidP="00B70DFE">
            <w:pPr>
              <w:pStyle w:val="Normal1"/>
              <w:jc w:val="both"/>
            </w:pPr>
            <w:r>
              <w:t>Image B tags</w:t>
            </w:r>
          </w:p>
        </w:tc>
        <w:tc>
          <w:tcPr>
            <w:tcW w:w="4788" w:type="dxa"/>
          </w:tcPr>
          <w:p w:rsidR="00A42972" w:rsidRDefault="00A42972" w:rsidP="00B70DFE">
            <w:pPr>
              <w:pStyle w:val="Normal1"/>
              <w:jc w:val="both"/>
            </w:pPr>
            <w:r>
              <w:t>0x40</w:t>
            </w:r>
          </w:p>
        </w:tc>
      </w:tr>
      <w:tr w:rsidR="00A42972" w:rsidTr="00B70DFE">
        <w:tc>
          <w:tcPr>
            <w:tcW w:w="4788" w:type="dxa"/>
          </w:tcPr>
          <w:p w:rsidR="00A42972" w:rsidRDefault="00A42972" w:rsidP="00B70DFE">
            <w:pPr>
              <w:pStyle w:val="Normal1"/>
              <w:jc w:val="both"/>
            </w:pPr>
            <w:r>
              <w:t>Image B comments</w:t>
            </w:r>
          </w:p>
        </w:tc>
        <w:tc>
          <w:tcPr>
            <w:tcW w:w="4788" w:type="dxa"/>
          </w:tcPr>
          <w:p w:rsidR="00A42972" w:rsidRDefault="00A42972" w:rsidP="00B70DFE">
            <w:pPr>
              <w:pStyle w:val="Normal1"/>
              <w:jc w:val="both"/>
            </w:pPr>
            <w:r>
              <w:t>0x80</w:t>
            </w:r>
          </w:p>
        </w:tc>
      </w:tr>
    </w:tbl>
    <w:p w:rsidR="00A42972" w:rsidRDefault="00A42972" w:rsidP="00A42972">
      <w:pPr>
        <w:pStyle w:val="Normal1"/>
        <w:jc w:val="both"/>
      </w:pPr>
    </w:p>
    <w:p w:rsidR="00A42972" w:rsidRDefault="00A42972" w:rsidP="00A42972">
      <w:pPr>
        <w:pStyle w:val="Normal1"/>
        <w:jc w:val="both"/>
      </w:pPr>
      <w:r>
        <w:t xml:space="preserve">For example, suppose the following: </w:t>
      </w:r>
    </w:p>
    <w:p w:rsidR="00A42972" w:rsidRDefault="00A42972" w:rsidP="00A42972">
      <w:pPr>
        <w:pStyle w:val="Normal1"/>
        <w:numPr>
          <w:ilvl w:val="0"/>
          <w:numId w:val="12"/>
        </w:numPr>
        <w:jc w:val="both"/>
      </w:pPr>
      <w:r>
        <w:t xml:space="preserve">The value of </w:t>
      </w:r>
      <w:proofErr w:type="spellStart"/>
      <w:r>
        <w:t>shared_word_id_vector</w:t>
      </w:r>
      <w:proofErr w:type="spellEnd"/>
      <w:r>
        <w:t>[3] is 119.</w:t>
      </w:r>
    </w:p>
    <w:p w:rsidR="00A42972" w:rsidRDefault="00A42972" w:rsidP="00A42972">
      <w:pPr>
        <w:pStyle w:val="Normal1"/>
        <w:numPr>
          <w:ilvl w:val="0"/>
          <w:numId w:val="12"/>
        </w:numPr>
        <w:jc w:val="both"/>
      </w:pPr>
      <w:r>
        <w:t>According to the Image Indicator Lookup Table, word 119 is "dog"</w:t>
      </w:r>
    </w:p>
    <w:p w:rsidR="00A42972" w:rsidRDefault="00A42972" w:rsidP="00A42972">
      <w:pPr>
        <w:pStyle w:val="Normal1"/>
        <w:numPr>
          <w:ilvl w:val="0"/>
          <w:numId w:val="12"/>
        </w:numPr>
        <w:jc w:val="both"/>
      </w:pPr>
      <w:r>
        <w:t xml:space="preserve">The value of </w:t>
      </w:r>
      <w:proofErr w:type="spellStart"/>
      <w:r>
        <w:t>shared_word_type_vector</w:t>
      </w:r>
      <w:proofErr w:type="spellEnd"/>
      <w:r>
        <w:t>[3] is 106 (hexadecimal 6A, binary 0110 1010)</w:t>
      </w:r>
    </w:p>
    <w:p w:rsidR="00A42972" w:rsidRDefault="00A42972" w:rsidP="00A42972">
      <w:pPr>
        <w:pStyle w:val="Normal1"/>
        <w:ind w:left="720"/>
        <w:jc w:val="both"/>
      </w:pPr>
    </w:p>
    <w:p w:rsidR="00A42972" w:rsidRDefault="00A42972" w:rsidP="00A42972">
      <w:pPr>
        <w:pStyle w:val="Normal1"/>
        <w:jc w:val="both"/>
      </w:pPr>
      <w:r>
        <w:t>This means that "dog" appears in Image A's description and comments, and in Image B's description and tags.</w:t>
      </w:r>
    </w:p>
    <w:p w:rsidR="00A6010F" w:rsidRDefault="00A6010F" w:rsidP="00A6010F">
      <w:pPr>
        <w:pStyle w:val="Normal1"/>
        <w:jc w:val="both"/>
      </w:pPr>
    </w:p>
    <w:p w:rsidR="00A6010F" w:rsidRDefault="00A6010F" w:rsidP="00A6010F">
      <w:pPr>
        <w:pStyle w:val="Heading2"/>
        <w:contextualSpacing w:val="0"/>
        <w:jc w:val="both"/>
      </w:pPr>
      <w:r>
        <w:t>Training vs. Testing data</w:t>
      </w:r>
    </w:p>
    <w:p w:rsidR="00A6010F" w:rsidRDefault="00A6010F" w:rsidP="00A6010F">
      <w:pPr>
        <w:pStyle w:val="Normal1"/>
        <w:jc w:val="both"/>
      </w:pPr>
      <w:r>
        <w:t xml:space="preserve">For each round, the training data will be supplied as a set of tables described above. Testing data will be the same tables augmented with the test images in the Image Table (with empty </w:t>
      </w:r>
      <w:proofErr w:type="spellStart"/>
      <w:r>
        <w:t>label_vectors</w:t>
      </w:r>
      <w:proofErr w:type="spellEnd"/>
      <w:r>
        <w:t>); the other tables will be modified as appropriate to indicate connections to the training data.</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Input format</w:t>
      </w:r>
    </w:p>
    <w:p w:rsidR="00A6010F" w:rsidRDefault="00A6010F" w:rsidP="00A6010F">
      <w:pPr>
        <w:pStyle w:val="Normal1"/>
        <w:jc w:val="both"/>
      </w:pPr>
      <w:r>
        <w:t xml:space="preserve">The test input will be an instance of the data tables, set as above for testing; test images may be detected by their empty </w:t>
      </w:r>
      <w:proofErr w:type="spellStart"/>
      <w:r>
        <w:t>label_vectors</w:t>
      </w:r>
      <w:proofErr w:type="spellEnd"/>
      <w:r>
        <w:t xml:space="preserve"> in the Image Table (those containing only -1 or -2 values).</w:t>
      </w:r>
    </w:p>
    <w:p w:rsidR="00A6010F" w:rsidRDefault="00A6010F" w:rsidP="00A6010F">
      <w:pPr>
        <w:pStyle w:val="Normal1"/>
        <w:jc w:val="both"/>
      </w:pPr>
    </w:p>
    <w:p w:rsidR="00A6010F" w:rsidRPr="00C06B6E" w:rsidRDefault="00A6010F" w:rsidP="00A6010F">
      <w:pPr>
        <w:pStyle w:val="Heading2"/>
        <w:contextualSpacing w:val="0"/>
        <w:jc w:val="both"/>
        <w:rPr>
          <w:sz w:val="32"/>
        </w:rPr>
      </w:pPr>
      <w:r>
        <w:rPr>
          <w:sz w:val="32"/>
        </w:rPr>
        <w:t>Test Output format</w:t>
      </w:r>
    </w:p>
    <w:p w:rsidR="00A6010F" w:rsidRDefault="00A6010F" w:rsidP="00A6010F">
      <w:pPr>
        <w:pStyle w:val="Normal1"/>
        <w:jc w:val="both"/>
      </w:pPr>
      <w:r>
        <w:t xml:space="preserve">The output shall be a copy of the Image Table with the test image's </w:t>
      </w:r>
      <w:proofErr w:type="spellStart"/>
      <w:r>
        <w:t>label_vectors</w:t>
      </w:r>
      <w:proofErr w:type="spellEnd"/>
      <w:r>
        <w:t xml:space="preserve"> filled in (i.e. all values of -2 have been replaced with label likelihoods.)</w:t>
      </w:r>
    </w:p>
    <w:p w:rsidR="00A6010F" w:rsidRDefault="00A6010F" w:rsidP="00A6010F">
      <w:pPr>
        <w:pStyle w:val="Normal1"/>
        <w:jc w:val="both"/>
      </w:pPr>
    </w:p>
    <w:p w:rsidR="00671AD3" w:rsidRDefault="004C6413" w:rsidP="00936191">
      <w:pPr>
        <w:pStyle w:val="Heading1"/>
        <w:contextualSpacing w:val="0"/>
        <w:jc w:val="both"/>
      </w:pPr>
      <w:r>
        <w:t>References</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[McAuley2012] Julian </w:t>
      </w:r>
      <w:proofErr w:type="spellStart"/>
      <w:r w:rsidRPr="00952109">
        <w:rPr>
          <w:rFonts w:eastAsia="Times New Roman"/>
          <w:szCs w:val="22"/>
        </w:rPr>
        <w:t>McAuley</w:t>
      </w:r>
      <w:proofErr w:type="spellEnd"/>
      <w:r w:rsidRPr="00952109">
        <w:rPr>
          <w:rFonts w:eastAsia="Times New Roman"/>
          <w:szCs w:val="22"/>
        </w:rPr>
        <w:t xml:space="preserve"> and Jure </w:t>
      </w:r>
      <w:proofErr w:type="spellStart"/>
      <w:r w:rsidRPr="00952109">
        <w:rPr>
          <w:rFonts w:eastAsia="Times New Roman"/>
          <w:szCs w:val="22"/>
        </w:rPr>
        <w:t>Leskovec</w:t>
      </w:r>
      <w:proofErr w:type="spellEnd"/>
      <w:r w:rsidRPr="00952109">
        <w:rPr>
          <w:rFonts w:eastAsia="Times New Roman"/>
          <w:szCs w:val="22"/>
        </w:rPr>
        <w:t>, Image Labeling on a Network: Using Social-Network Metadata for Ima</w:t>
      </w:r>
      <w:r w:rsidR="00A83C54">
        <w:rPr>
          <w:rFonts w:eastAsia="Times New Roman"/>
          <w:szCs w:val="22"/>
        </w:rPr>
        <w:t>ge Classification, in ECCV 2012</w:t>
      </w:r>
    </w:p>
    <w:p w:rsidR="0027499F" w:rsidRPr="009F6024" w:rsidRDefault="00952109" w:rsidP="00BD7746">
      <w:pPr>
        <w:numPr>
          <w:ilvl w:val="0"/>
          <w:numId w:val="5"/>
        </w:numPr>
        <w:spacing w:line="240" w:lineRule="auto"/>
        <w:jc w:val="both"/>
        <w:textAlignment w:val="baseline"/>
        <w:rPr>
          <w:rFonts w:eastAsia="Times New Roman"/>
          <w:szCs w:val="22"/>
        </w:rPr>
      </w:pPr>
      <w:r w:rsidRPr="00952109">
        <w:rPr>
          <w:rFonts w:eastAsia="Times New Roman"/>
          <w:szCs w:val="22"/>
        </w:rPr>
        <w:t xml:space="preserve">[Chua2009] T.S. Chua, J. </w:t>
      </w:r>
      <w:proofErr w:type="spellStart"/>
      <w:r w:rsidRPr="00952109">
        <w:rPr>
          <w:rFonts w:eastAsia="Times New Roman"/>
          <w:szCs w:val="22"/>
        </w:rPr>
        <w:t>Ang</w:t>
      </w:r>
      <w:proofErr w:type="spellEnd"/>
      <w:r w:rsidRPr="00952109">
        <w:rPr>
          <w:rFonts w:eastAsia="Times New Roman"/>
          <w:szCs w:val="22"/>
        </w:rPr>
        <w:t xml:space="preserve">, R. </w:t>
      </w:r>
      <w:r w:rsidR="00A83C54">
        <w:rPr>
          <w:rFonts w:eastAsia="Times New Roman"/>
          <w:szCs w:val="22"/>
        </w:rPr>
        <w:t>Hong, H. Li, Z. Luo, Y.T. Zheng, “</w:t>
      </w:r>
      <w:r w:rsidRPr="00952109">
        <w:rPr>
          <w:rFonts w:eastAsia="Times New Roman"/>
          <w:szCs w:val="22"/>
        </w:rPr>
        <w:t>NUS-WIDE: A real-world web image database from the National Un</w:t>
      </w:r>
      <w:r w:rsidR="00A83C54">
        <w:rPr>
          <w:rFonts w:eastAsia="Times New Roman"/>
          <w:szCs w:val="22"/>
        </w:rPr>
        <w:t xml:space="preserve">iversity of Singapore,” CIVR, </w:t>
      </w:r>
      <w:r w:rsidRPr="00952109">
        <w:rPr>
          <w:rFonts w:eastAsia="Times New Roman"/>
          <w:szCs w:val="22"/>
        </w:rPr>
        <w:t>2009</w:t>
      </w:r>
    </w:p>
    <w:p w:rsidR="0027499F" w:rsidRPr="009F6024" w:rsidRDefault="00A83C54" w:rsidP="00936191">
      <w:pPr>
        <w:numPr>
          <w:ilvl w:val="0"/>
          <w:numId w:val="5"/>
        </w:numPr>
        <w:spacing w:line="240" w:lineRule="auto"/>
        <w:jc w:val="both"/>
        <w:textAlignment w:val="baseline"/>
        <w:rPr>
          <w:rFonts w:eastAsia="Times New Roman"/>
          <w:szCs w:val="22"/>
        </w:rPr>
      </w:pPr>
      <w:r>
        <w:rPr>
          <w:rFonts w:eastAsia="Times New Roman"/>
          <w:szCs w:val="22"/>
        </w:rPr>
        <w:t xml:space="preserve">[Huiskes2008] M. </w:t>
      </w:r>
      <w:proofErr w:type="spellStart"/>
      <w:r>
        <w:rPr>
          <w:rFonts w:eastAsia="Times New Roman"/>
          <w:szCs w:val="22"/>
        </w:rPr>
        <w:t>Huiskes</w:t>
      </w:r>
      <w:proofErr w:type="spellEnd"/>
      <w:r w:rsidR="00952109" w:rsidRPr="00952109">
        <w:rPr>
          <w:rFonts w:eastAsia="Times New Roman"/>
          <w:szCs w:val="22"/>
        </w:rPr>
        <w:t>,</w:t>
      </w:r>
      <w:r>
        <w:rPr>
          <w:rFonts w:eastAsia="Times New Roman"/>
          <w:szCs w:val="22"/>
        </w:rPr>
        <w:t xml:space="preserve"> M. Lew,</w:t>
      </w:r>
      <w:r w:rsidR="00952109" w:rsidRPr="00952109">
        <w:rPr>
          <w:rFonts w:eastAsia="Times New Roman"/>
          <w:szCs w:val="22"/>
        </w:rPr>
        <w:t xml:space="preserve"> </w:t>
      </w:r>
      <w:r>
        <w:rPr>
          <w:rFonts w:eastAsia="Times New Roman"/>
          <w:szCs w:val="22"/>
        </w:rPr>
        <w:t>“</w:t>
      </w:r>
      <w:r w:rsidR="00952109" w:rsidRPr="00952109">
        <w:rPr>
          <w:rFonts w:eastAsia="Times New Roman"/>
          <w:szCs w:val="22"/>
        </w:rPr>
        <w:t>The MIR F</w:t>
      </w:r>
      <w:r>
        <w:rPr>
          <w:rFonts w:eastAsia="Times New Roman"/>
          <w:szCs w:val="22"/>
        </w:rPr>
        <w:t xml:space="preserve">lickr retrieval evaluation,” </w:t>
      </w:r>
      <w:r w:rsidR="00952109" w:rsidRPr="00952109">
        <w:rPr>
          <w:rFonts w:eastAsia="Times New Roman"/>
          <w:szCs w:val="22"/>
        </w:rPr>
        <w:t>CIVR</w:t>
      </w:r>
      <w:r>
        <w:rPr>
          <w:rFonts w:eastAsia="Times New Roman"/>
          <w:szCs w:val="22"/>
        </w:rPr>
        <w:t>,</w:t>
      </w:r>
      <w:r w:rsidR="00952109" w:rsidRPr="00952109">
        <w:rPr>
          <w:rFonts w:eastAsia="Times New Roman"/>
          <w:szCs w:val="22"/>
        </w:rPr>
        <w:t xml:space="preserve"> </w:t>
      </w:r>
      <w:r>
        <w:rPr>
          <w:rFonts w:eastAsia="Times New Roman"/>
          <w:szCs w:val="22"/>
        </w:rPr>
        <w:t>2008</w:t>
      </w:r>
    </w:p>
    <w:p w:rsidR="0027499F" w:rsidRPr="009F6024" w:rsidRDefault="00952109" w:rsidP="00936191">
      <w:pPr>
        <w:numPr>
          <w:ilvl w:val="0"/>
          <w:numId w:val="5"/>
        </w:numPr>
        <w:spacing w:line="240" w:lineRule="auto"/>
        <w:jc w:val="both"/>
        <w:textAlignment w:val="baseline"/>
        <w:rPr>
          <w:rFonts w:eastAsia="Times New Roman"/>
          <w:szCs w:val="22"/>
        </w:rPr>
      </w:pPr>
      <w:r w:rsidRPr="00952109">
        <w:rPr>
          <w:rFonts w:eastAsia="Times New Roman"/>
          <w:szCs w:val="22"/>
        </w:rPr>
        <w:t>[</w:t>
      </w:r>
      <w:r w:rsidR="00A83C54">
        <w:rPr>
          <w:rFonts w:eastAsia="Times New Roman"/>
          <w:szCs w:val="22"/>
        </w:rPr>
        <w:t xml:space="preserve">Nowak2010] S. Nowak, M. </w:t>
      </w:r>
      <w:proofErr w:type="spellStart"/>
      <w:r w:rsidR="00A83C54">
        <w:rPr>
          <w:rFonts w:eastAsia="Times New Roman"/>
          <w:szCs w:val="22"/>
        </w:rPr>
        <w:t>Huiskes</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New strategies for image annotation: Overview of the photo annotation task a</w:t>
      </w:r>
      <w:r w:rsidR="00A83C54">
        <w:rPr>
          <w:rFonts w:eastAsia="Times New Roman"/>
          <w:szCs w:val="22"/>
        </w:rPr>
        <w:t xml:space="preserve">t </w:t>
      </w:r>
      <w:proofErr w:type="spellStart"/>
      <w:r w:rsidR="00A83C54">
        <w:rPr>
          <w:rFonts w:eastAsia="Times New Roman"/>
          <w:szCs w:val="22"/>
        </w:rPr>
        <w:t>ImageCLEF</w:t>
      </w:r>
      <w:proofErr w:type="spellEnd"/>
      <w:r w:rsidR="00A83C54">
        <w:rPr>
          <w:rFonts w:eastAsia="Times New Roman"/>
          <w:szCs w:val="22"/>
        </w:rPr>
        <w:t xml:space="preserve"> 2010,” CLEF,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[Denoyer2010] </w:t>
      </w:r>
      <w:r w:rsidR="00A83C54">
        <w:rPr>
          <w:rFonts w:eastAsia="Times New Roman"/>
          <w:szCs w:val="22"/>
        </w:rPr>
        <w:t xml:space="preserve">L. </w:t>
      </w:r>
      <w:proofErr w:type="spellStart"/>
      <w:r w:rsidR="00A83C54">
        <w:rPr>
          <w:rFonts w:eastAsia="Times New Roman"/>
          <w:szCs w:val="22"/>
        </w:rPr>
        <w:t>Denoyer</w:t>
      </w:r>
      <w:proofErr w:type="spellEnd"/>
      <w:r w:rsidRPr="00952109">
        <w:rPr>
          <w:rFonts w:eastAsia="Times New Roman"/>
          <w:szCs w:val="22"/>
        </w:rPr>
        <w:t xml:space="preserve">, </w:t>
      </w:r>
      <w:r w:rsidR="00A83C54">
        <w:rPr>
          <w:rFonts w:eastAsia="Times New Roman"/>
          <w:szCs w:val="22"/>
        </w:rPr>
        <w:t xml:space="preserve">P. </w:t>
      </w:r>
      <w:proofErr w:type="spellStart"/>
      <w:r w:rsidRPr="00952109">
        <w:rPr>
          <w:rFonts w:eastAsia="Times New Roman"/>
          <w:szCs w:val="22"/>
        </w:rPr>
        <w:t>Gallinari</w:t>
      </w:r>
      <w:proofErr w:type="spellEnd"/>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A ranking based model for automatic image annotation in a social network</w:t>
      </w:r>
      <w:r w:rsidR="00A83C54">
        <w:rPr>
          <w:rFonts w:eastAsia="Times New Roman"/>
          <w:szCs w:val="22"/>
        </w:rPr>
        <w:t>,”</w:t>
      </w:r>
      <w:r w:rsidRPr="00952109">
        <w:rPr>
          <w:rFonts w:eastAsia="Times New Roman"/>
          <w:szCs w:val="22"/>
        </w:rPr>
        <w:t xml:space="preserve"> </w:t>
      </w:r>
      <w:r w:rsidR="00A83C54">
        <w:rPr>
          <w:rFonts w:eastAsia="Times New Roman"/>
          <w:szCs w:val="22"/>
        </w:rPr>
        <w:t>ICWSM, 2010</w:t>
      </w:r>
    </w:p>
    <w:p w:rsidR="0027499F" w:rsidRPr="009F6024" w:rsidRDefault="00952109" w:rsidP="003B6ACB">
      <w:pPr>
        <w:numPr>
          <w:ilvl w:val="0"/>
          <w:numId w:val="5"/>
        </w:numPr>
        <w:spacing w:line="240" w:lineRule="auto"/>
        <w:jc w:val="both"/>
        <w:textAlignment w:val="baseline"/>
        <w:rPr>
          <w:rFonts w:eastAsia="Times New Roman"/>
          <w:szCs w:val="22"/>
        </w:rPr>
      </w:pPr>
      <w:r w:rsidRPr="00952109">
        <w:rPr>
          <w:rFonts w:eastAsia="Times New Roman"/>
          <w:szCs w:val="22"/>
        </w:rPr>
        <w:t xml:space="preserve">[Lindstaedt2008] </w:t>
      </w:r>
      <w:r w:rsidR="00A83C54">
        <w:rPr>
          <w:rFonts w:eastAsia="Times New Roman"/>
          <w:szCs w:val="22"/>
        </w:rPr>
        <w:t xml:space="preserve">S. </w:t>
      </w:r>
      <w:proofErr w:type="spellStart"/>
      <w:r w:rsidRPr="00952109">
        <w:rPr>
          <w:rFonts w:eastAsia="Times New Roman"/>
          <w:szCs w:val="22"/>
        </w:rPr>
        <w:t>Lindstaedt</w:t>
      </w:r>
      <w:proofErr w:type="spellEnd"/>
      <w:r w:rsidRPr="00952109">
        <w:rPr>
          <w:rFonts w:eastAsia="Times New Roman"/>
          <w:szCs w:val="22"/>
        </w:rPr>
        <w:t xml:space="preserve">, </w:t>
      </w:r>
      <w:r w:rsidR="00A83C54">
        <w:rPr>
          <w:rFonts w:eastAsia="Times New Roman"/>
          <w:szCs w:val="22"/>
        </w:rPr>
        <w:t xml:space="preserve">V. </w:t>
      </w:r>
      <w:proofErr w:type="spellStart"/>
      <w:r w:rsidRPr="00952109">
        <w:rPr>
          <w:rFonts w:eastAsia="Times New Roman"/>
          <w:szCs w:val="22"/>
        </w:rPr>
        <w:t>Pammer</w:t>
      </w:r>
      <w:proofErr w:type="spellEnd"/>
      <w:r w:rsidRPr="00952109">
        <w:rPr>
          <w:rFonts w:eastAsia="Times New Roman"/>
          <w:szCs w:val="22"/>
        </w:rPr>
        <w:t xml:space="preserve">, </w:t>
      </w:r>
      <w:r w:rsidR="00A83C54">
        <w:rPr>
          <w:rFonts w:eastAsia="Times New Roman"/>
          <w:szCs w:val="22"/>
        </w:rPr>
        <w:t xml:space="preserve">R. </w:t>
      </w:r>
      <w:proofErr w:type="spellStart"/>
      <w:r w:rsidR="00A83C54" w:rsidRPr="00A83C54">
        <w:rPr>
          <w:rFonts w:eastAsia="Times New Roman"/>
          <w:szCs w:val="22"/>
        </w:rPr>
        <w:t>M</w:t>
      </w:r>
      <w:r w:rsidRPr="00A83C54">
        <w:rPr>
          <w:rFonts w:eastAsia="Times New Roman"/>
          <w:szCs w:val="22"/>
        </w:rPr>
        <w:t>orzinger</w:t>
      </w:r>
      <w:proofErr w:type="spellEnd"/>
      <w:r w:rsidRPr="00952109">
        <w:rPr>
          <w:rFonts w:eastAsia="Times New Roman"/>
          <w:szCs w:val="22"/>
        </w:rPr>
        <w:t xml:space="preserve">, </w:t>
      </w:r>
      <w:r w:rsidR="00A83C54">
        <w:rPr>
          <w:rFonts w:eastAsia="Times New Roman"/>
          <w:szCs w:val="22"/>
        </w:rPr>
        <w:t>R. Kern</w:t>
      </w:r>
      <w:r w:rsidRPr="00952109">
        <w:rPr>
          <w:rFonts w:eastAsia="Times New Roman"/>
          <w:szCs w:val="22"/>
        </w:rPr>
        <w:t xml:space="preserve">, </w:t>
      </w:r>
      <w:r w:rsidR="00A83C54">
        <w:rPr>
          <w:rFonts w:eastAsia="Times New Roman"/>
          <w:szCs w:val="22"/>
        </w:rPr>
        <w:t xml:space="preserve">H. </w:t>
      </w:r>
      <w:proofErr w:type="spellStart"/>
      <w:r w:rsidR="00A83C54" w:rsidRPr="00A83C54">
        <w:rPr>
          <w:rFonts w:eastAsia="Times New Roman"/>
          <w:szCs w:val="22"/>
        </w:rPr>
        <w:t>M</w:t>
      </w:r>
      <w:r w:rsidRPr="00A83C54">
        <w:rPr>
          <w:rFonts w:eastAsia="Times New Roman"/>
          <w:szCs w:val="22"/>
        </w:rPr>
        <w:t>ulner</w:t>
      </w:r>
      <w:proofErr w:type="spellEnd"/>
      <w:r w:rsidRPr="00952109">
        <w:rPr>
          <w:rFonts w:eastAsia="Times New Roman"/>
          <w:szCs w:val="22"/>
        </w:rPr>
        <w:t xml:space="preserve">, </w:t>
      </w:r>
      <w:r w:rsidR="00A83C54">
        <w:rPr>
          <w:rFonts w:eastAsia="Times New Roman"/>
          <w:szCs w:val="22"/>
        </w:rPr>
        <w:t xml:space="preserve">C. </w:t>
      </w:r>
      <w:r w:rsidRPr="00952109">
        <w:rPr>
          <w:rFonts w:eastAsia="Times New Roman"/>
          <w:szCs w:val="22"/>
        </w:rPr>
        <w:t>Wagner</w:t>
      </w:r>
      <w:r w:rsidR="00A83C54">
        <w:rPr>
          <w:rFonts w:eastAsia="Times New Roman"/>
          <w:szCs w:val="22"/>
        </w:rPr>
        <w:t>,</w:t>
      </w:r>
      <w:r w:rsidRPr="00952109">
        <w:rPr>
          <w:rFonts w:eastAsia="Times New Roman"/>
          <w:szCs w:val="22"/>
        </w:rPr>
        <w:t xml:space="preserve"> </w:t>
      </w:r>
      <w:r w:rsidR="00A83C54">
        <w:rPr>
          <w:rFonts w:eastAsia="Times New Roman"/>
          <w:szCs w:val="22"/>
        </w:rPr>
        <w:t>“</w:t>
      </w:r>
      <w:r w:rsidRPr="00952109">
        <w:rPr>
          <w:rFonts w:eastAsia="Times New Roman"/>
          <w:szCs w:val="22"/>
        </w:rPr>
        <w:t>Recommending tags for pictures based on text, visual content and user conte</w:t>
      </w:r>
      <w:r w:rsidR="00A83C54">
        <w:rPr>
          <w:rFonts w:eastAsia="Times New Roman"/>
          <w:szCs w:val="22"/>
        </w:rPr>
        <w:t>xt,”</w:t>
      </w:r>
      <w:r w:rsidRPr="00952109">
        <w:rPr>
          <w:rFonts w:eastAsia="Times New Roman"/>
          <w:szCs w:val="22"/>
        </w:rPr>
        <w:t xml:space="preserve"> Internet and Web Applications and Services</w:t>
      </w:r>
      <w:r w:rsidR="00A83C54">
        <w:rPr>
          <w:rFonts w:eastAsia="Times New Roman"/>
          <w:szCs w:val="22"/>
        </w:rPr>
        <w:t>, 2008</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t xml:space="preserve">[Sigurbjornsson2008] </w:t>
      </w:r>
      <w:r w:rsidR="00FD34B1">
        <w:rPr>
          <w:rFonts w:eastAsia="Times New Roman"/>
          <w:szCs w:val="22"/>
        </w:rPr>
        <w:t xml:space="preserve">B. </w:t>
      </w:r>
      <w:proofErr w:type="spellStart"/>
      <w:r w:rsidRPr="00FD34B1">
        <w:rPr>
          <w:rFonts w:eastAsia="Times New Roman"/>
          <w:szCs w:val="22"/>
        </w:rPr>
        <w:t>Sigurbjornsson</w:t>
      </w:r>
      <w:proofErr w:type="spellEnd"/>
      <w:r w:rsidR="00FD34B1">
        <w:rPr>
          <w:rFonts w:eastAsia="Times New Roman"/>
          <w:szCs w:val="22"/>
        </w:rPr>
        <w:t xml:space="preserve">, R.V. </w:t>
      </w:r>
      <w:proofErr w:type="spellStart"/>
      <w:r w:rsidR="00FD34B1">
        <w:rPr>
          <w:rFonts w:eastAsia="Times New Roman"/>
          <w:szCs w:val="22"/>
        </w:rPr>
        <w:t>Zwol</w:t>
      </w:r>
      <w:proofErr w:type="spellEnd"/>
      <w:r w:rsidR="00FD34B1">
        <w:rPr>
          <w:rFonts w:eastAsia="Times New Roman"/>
          <w:szCs w:val="22"/>
        </w:rPr>
        <w:t>,</w:t>
      </w:r>
      <w:r w:rsidRPr="00952109">
        <w:rPr>
          <w:rFonts w:eastAsia="Times New Roman"/>
          <w:szCs w:val="22"/>
        </w:rPr>
        <w:t xml:space="preserve"> </w:t>
      </w:r>
      <w:r w:rsidR="00FD34B1">
        <w:rPr>
          <w:rFonts w:eastAsia="Times New Roman"/>
          <w:szCs w:val="22"/>
        </w:rPr>
        <w:t>“</w:t>
      </w:r>
      <w:proofErr w:type="spellStart"/>
      <w:r w:rsidRPr="00952109">
        <w:rPr>
          <w:rFonts w:eastAsia="Times New Roman"/>
          <w:szCs w:val="22"/>
        </w:rPr>
        <w:t>Flickr</w:t>
      </w:r>
      <w:proofErr w:type="spellEnd"/>
      <w:r w:rsidRPr="00952109">
        <w:rPr>
          <w:rFonts w:eastAsia="Times New Roman"/>
          <w:szCs w:val="22"/>
        </w:rPr>
        <w:t xml:space="preserve"> tag recommendation b</w:t>
      </w:r>
      <w:r w:rsidR="00FD34B1">
        <w:rPr>
          <w:rFonts w:eastAsia="Times New Roman"/>
          <w:szCs w:val="22"/>
        </w:rPr>
        <w:t xml:space="preserve">ased on collective knowledge,” </w:t>
      </w:r>
      <w:r w:rsidRPr="00952109">
        <w:rPr>
          <w:rFonts w:eastAsia="Times New Roman"/>
          <w:szCs w:val="22"/>
        </w:rPr>
        <w:t xml:space="preserve"> WWW, 2008. </w:t>
      </w:r>
    </w:p>
    <w:p w:rsidR="00535485" w:rsidRPr="009F6024" w:rsidRDefault="00A83C54">
      <w:pPr>
        <w:numPr>
          <w:ilvl w:val="0"/>
          <w:numId w:val="5"/>
        </w:numPr>
        <w:spacing w:line="240" w:lineRule="auto"/>
        <w:jc w:val="both"/>
        <w:textAlignment w:val="baseline"/>
        <w:rPr>
          <w:rFonts w:eastAsia="Times New Roman"/>
          <w:szCs w:val="22"/>
        </w:rPr>
      </w:pPr>
      <w:r>
        <w:rPr>
          <w:rFonts w:eastAsia="Times New Roman"/>
          <w:szCs w:val="22"/>
        </w:rPr>
        <w:t xml:space="preserve">[Sawant2010] N. </w:t>
      </w:r>
      <w:proofErr w:type="spellStart"/>
      <w:r>
        <w:rPr>
          <w:rFonts w:eastAsia="Times New Roman"/>
          <w:szCs w:val="22"/>
        </w:rPr>
        <w:t>Sawant</w:t>
      </w:r>
      <w:proofErr w:type="spellEnd"/>
      <w:r>
        <w:rPr>
          <w:rFonts w:eastAsia="Times New Roman"/>
          <w:szCs w:val="22"/>
        </w:rPr>
        <w:t xml:space="preserve">, R. </w:t>
      </w:r>
      <w:proofErr w:type="spellStart"/>
      <w:r>
        <w:rPr>
          <w:rFonts w:eastAsia="Times New Roman"/>
          <w:szCs w:val="22"/>
        </w:rPr>
        <w:t>Datta</w:t>
      </w:r>
      <w:proofErr w:type="spellEnd"/>
      <w:r>
        <w:rPr>
          <w:rFonts w:eastAsia="Times New Roman"/>
          <w:szCs w:val="22"/>
        </w:rPr>
        <w:t>, J. Li, J. Wang, “</w:t>
      </w:r>
      <w:r w:rsidR="00952109" w:rsidRPr="00952109">
        <w:rPr>
          <w:rFonts w:eastAsia="Times New Roman"/>
          <w:szCs w:val="22"/>
        </w:rPr>
        <w:t>Quest for relevant tags using local interaction networks and</w:t>
      </w:r>
      <w:r>
        <w:rPr>
          <w:rFonts w:eastAsia="Times New Roman"/>
          <w:szCs w:val="22"/>
        </w:rPr>
        <w:t xml:space="preserve"> visual content,” MIR, 2010</w:t>
      </w:r>
    </w:p>
    <w:p w:rsidR="00535485" w:rsidRPr="009F6024" w:rsidRDefault="00952109">
      <w:pPr>
        <w:numPr>
          <w:ilvl w:val="0"/>
          <w:numId w:val="5"/>
        </w:numPr>
        <w:spacing w:line="240" w:lineRule="auto"/>
        <w:jc w:val="both"/>
        <w:textAlignment w:val="baseline"/>
        <w:rPr>
          <w:rFonts w:eastAsia="Times New Roman"/>
          <w:szCs w:val="22"/>
        </w:rPr>
      </w:pPr>
      <w:r w:rsidRPr="00952109">
        <w:rPr>
          <w:rFonts w:eastAsia="Times New Roman"/>
          <w:szCs w:val="22"/>
        </w:rPr>
        <w:lastRenderedPageBreak/>
        <w:t xml:space="preserve">[Stone2008] </w:t>
      </w:r>
      <w:r w:rsidR="00FD34B1">
        <w:rPr>
          <w:rFonts w:eastAsia="Times New Roman"/>
          <w:szCs w:val="22"/>
        </w:rPr>
        <w:t xml:space="preserve">Z. </w:t>
      </w:r>
      <w:r w:rsidRPr="00952109">
        <w:rPr>
          <w:rFonts w:eastAsia="Times New Roman"/>
          <w:szCs w:val="22"/>
        </w:rPr>
        <w:t>Ston</w:t>
      </w:r>
      <w:r w:rsidR="00FD34B1">
        <w:rPr>
          <w:rFonts w:eastAsia="Times New Roman"/>
          <w:szCs w:val="22"/>
        </w:rPr>
        <w:t xml:space="preserve">e, T. </w:t>
      </w:r>
      <w:proofErr w:type="spellStart"/>
      <w:r w:rsidR="00FD34B1">
        <w:rPr>
          <w:rFonts w:eastAsia="Times New Roman"/>
          <w:szCs w:val="22"/>
        </w:rPr>
        <w:t>Zickler</w:t>
      </w:r>
      <w:proofErr w:type="spellEnd"/>
      <w:r w:rsidR="00FD34B1">
        <w:rPr>
          <w:rFonts w:eastAsia="Times New Roman"/>
          <w:szCs w:val="22"/>
        </w:rPr>
        <w:t>, T. Darrell, “</w:t>
      </w:r>
      <w:proofErr w:type="spellStart"/>
      <w:r w:rsidRPr="00952109">
        <w:rPr>
          <w:rFonts w:eastAsia="Times New Roman"/>
          <w:szCs w:val="22"/>
        </w:rPr>
        <w:t>Autotagging</w:t>
      </w:r>
      <w:proofErr w:type="spellEnd"/>
      <w:r w:rsidRPr="00952109">
        <w:rPr>
          <w:rFonts w:eastAsia="Times New Roman"/>
          <w:szCs w:val="22"/>
        </w:rPr>
        <w:t xml:space="preserve"> </w:t>
      </w:r>
      <w:proofErr w:type="spellStart"/>
      <w:r w:rsidRPr="00952109">
        <w:rPr>
          <w:rFonts w:eastAsia="Times New Roman"/>
          <w:szCs w:val="22"/>
        </w:rPr>
        <w:t>Facebook</w:t>
      </w:r>
      <w:proofErr w:type="spellEnd"/>
      <w:r w:rsidRPr="00952109">
        <w:rPr>
          <w:rFonts w:eastAsia="Times New Roman"/>
          <w:szCs w:val="22"/>
        </w:rPr>
        <w:t>: Social network contex</w:t>
      </w:r>
      <w:r w:rsidR="00FD34B1">
        <w:rPr>
          <w:rFonts w:eastAsia="Times New Roman"/>
          <w:szCs w:val="22"/>
        </w:rPr>
        <w:t xml:space="preserve">t improves photo annotation,” </w:t>
      </w:r>
      <w:r w:rsidRPr="00952109">
        <w:rPr>
          <w:rFonts w:eastAsia="Times New Roman"/>
          <w:szCs w:val="22"/>
        </w:rPr>
        <w:t>CVPR Wor</w:t>
      </w:r>
      <w:r w:rsidR="00FD34B1">
        <w:rPr>
          <w:rFonts w:eastAsia="Times New Roman"/>
          <w:szCs w:val="22"/>
        </w:rPr>
        <w:t>kshop on Internet Vision, 2008</w:t>
      </w:r>
    </w:p>
    <w:p w:rsidR="00DB2929" w:rsidRDefault="00952109" w:rsidP="00DB2929">
      <w:pPr>
        <w:pStyle w:val="ListParagraph"/>
        <w:numPr>
          <w:ilvl w:val="0"/>
          <w:numId w:val="5"/>
        </w:numPr>
        <w:jc w:val="both"/>
        <w:rPr>
          <w:rFonts w:ascii="Arial" w:hAnsi="Arial" w:cs="Arial"/>
          <w:color w:val="000000" w:themeColor="text1"/>
        </w:rPr>
      </w:pPr>
      <w:r w:rsidRPr="00DB2929">
        <w:rPr>
          <w:rFonts w:ascii="Arial" w:hAnsi="Arial" w:cs="Arial"/>
          <w:color w:val="000000" w:themeColor="text1"/>
        </w:rPr>
        <w:t xml:space="preserve">[Kumar2006] S. Kumar and M. </w:t>
      </w:r>
      <w:proofErr w:type="spellStart"/>
      <w:r w:rsidRPr="00DB2929">
        <w:rPr>
          <w:rFonts w:ascii="Arial" w:hAnsi="Arial" w:cs="Arial"/>
          <w:color w:val="000000" w:themeColor="text1"/>
        </w:rPr>
        <w:t>Hebet</w:t>
      </w:r>
      <w:proofErr w:type="spellEnd"/>
      <w:r w:rsidRPr="00DB2929">
        <w:rPr>
          <w:rFonts w:ascii="Arial" w:hAnsi="Arial" w:cs="Arial"/>
          <w:color w:val="000000" w:themeColor="text1"/>
        </w:rPr>
        <w:t>, “Discriminative Random fields,” IJCV, 2006</w:t>
      </w:r>
    </w:p>
    <w:p w:rsidR="00B861B1" w:rsidRPr="00DB2929" w:rsidRDefault="00DB2929" w:rsidP="00DB2929">
      <w:pPr>
        <w:pStyle w:val="ListParagraph"/>
        <w:numPr>
          <w:ilvl w:val="0"/>
          <w:numId w:val="5"/>
        </w:numPr>
        <w:jc w:val="both"/>
        <w:rPr>
          <w:rFonts w:ascii="Arial" w:hAnsi="Arial" w:cs="Arial"/>
          <w:color w:val="000000" w:themeColor="text1"/>
        </w:rPr>
      </w:pPr>
      <w:r>
        <w:rPr>
          <w:rFonts w:ascii="Arial" w:hAnsi="Arial" w:cs="Arial"/>
        </w:rPr>
        <w:t xml:space="preserve">[Domke13], </w:t>
      </w:r>
      <w:r w:rsidRPr="00DB2929">
        <w:rPr>
          <w:rFonts w:ascii="Arial" w:hAnsi="Arial" w:cs="Arial"/>
        </w:rPr>
        <w:t xml:space="preserve">Justin </w:t>
      </w:r>
      <w:proofErr w:type="spellStart"/>
      <w:r w:rsidRPr="00DB2929">
        <w:rPr>
          <w:rFonts w:ascii="Arial" w:hAnsi="Arial" w:cs="Arial"/>
        </w:rPr>
        <w:t>Domke</w:t>
      </w:r>
      <w:proofErr w:type="spellEnd"/>
      <w:r w:rsidRPr="00DB2929">
        <w:rPr>
          <w:rFonts w:ascii="Arial" w:hAnsi="Arial" w:cs="Arial"/>
        </w:rPr>
        <w:t>,</w:t>
      </w:r>
      <w:r w:rsidRPr="00DB2929">
        <w:rPr>
          <w:rStyle w:val="apple-converted-space"/>
          <w:rFonts w:ascii="Arial" w:hAnsi="Arial" w:cs="Arial"/>
          <w:bCs/>
          <w:color w:val="000000" w:themeColor="text1"/>
        </w:rPr>
        <w:t> “</w:t>
      </w:r>
      <w:hyperlink r:id="rId13" w:history="1">
        <w:r w:rsidRPr="00DB2929">
          <w:rPr>
            <w:rStyle w:val="Hyperlink"/>
            <w:rFonts w:ascii="Arial" w:hAnsi="Arial" w:cs="Arial"/>
            <w:bCs/>
            <w:color w:val="000000" w:themeColor="text1"/>
            <w:u w:val="none"/>
          </w:rPr>
          <w:t>Learning Graphical Model Parameters with Approximate Marginal Inference</w:t>
        </w:r>
      </w:hyperlink>
      <w:r w:rsidRPr="00DB2929">
        <w:rPr>
          <w:rFonts w:ascii="Arial" w:hAnsi="Arial" w:cs="Arial"/>
        </w:rPr>
        <w:t xml:space="preserve">,” TPAMI, vol. </w:t>
      </w:r>
      <w:r w:rsidR="00FD34B1">
        <w:rPr>
          <w:rFonts w:ascii="Arial" w:hAnsi="Arial" w:cs="Arial"/>
        </w:rPr>
        <w:t>35, no. 10, pp. 2454-2467, 2013</w:t>
      </w:r>
    </w:p>
    <w:p w:rsidR="00671AD3" w:rsidRPr="00DB2929" w:rsidRDefault="00671AD3" w:rsidP="00936191">
      <w:pPr>
        <w:pStyle w:val="Normal1"/>
        <w:jc w:val="both"/>
        <w:rPr>
          <w:color w:val="000000" w:themeColor="text1"/>
          <w:szCs w:val="22"/>
        </w:rPr>
      </w:pPr>
    </w:p>
    <w:sectPr w:rsidR="00671AD3" w:rsidRPr="00DB2929" w:rsidSect="00671AD3">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B0DFF"/>
    <w:multiLevelType w:val="hybridMultilevel"/>
    <w:tmpl w:val="5F8AB9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3526C8"/>
    <w:multiLevelType w:val="hybridMultilevel"/>
    <w:tmpl w:val="24FAD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126538"/>
    <w:multiLevelType w:val="hybridMultilevel"/>
    <w:tmpl w:val="E11ED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602819"/>
    <w:multiLevelType w:val="hybridMultilevel"/>
    <w:tmpl w:val="DF207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0D0742"/>
    <w:multiLevelType w:val="hybridMultilevel"/>
    <w:tmpl w:val="62D8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43560"/>
    <w:multiLevelType w:val="hybridMultilevel"/>
    <w:tmpl w:val="D44AC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5861068"/>
    <w:multiLevelType w:val="hybridMultilevel"/>
    <w:tmpl w:val="2988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83554E"/>
    <w:multiLevelType w:val="hybridMultilevel"/>
    <w:tmpl w:val="AC4EB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DD5EC0"/>
    <w:multiLevelType w:val="hybridMultilevel"/>
    <w:tmpl w:val="53823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BD3FE7"/>
    <w:multiLevelType w:val="multilevel"/>
    <w:tmpl w:val="77F2E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C4605E"/>
    <w:multiLevelType w:val="hybridMultilevel"/>
    <w:tmpl w:val="64348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34B6652"/>
    <w:multiLevelType w:val="hybridMultilevel"/>
    <w:tmpl w:val="3DF44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8"/>
  </w:num>
  <w:num w:numId="5">
    <w:abstractNumId w:val="9"/>
  </w:num>
  <w:num w:numId="6">
    <w:abstractNumId w:val="10"/>
  </w:num>
  <w:num w:numId="7">
    <w:abstractNumId w:val="2"/>
  </w:num>
  <w:num w:numId="8">
    <w:abstractNumId w:val="11"/>
  </w:num>
  <w:num w:numId="9">
    <w:abstractNumId w:val="5"/>
  </w:num>
  <w:num w:numId="10">
    <w:abstractNumId w:val="0"/>
  </w:num>
  <w:num w:numId="11">
    <w:abstractNumId w:val="3"/>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characterSpacingControl w:val="doNotCompress"/>
  <w:compat/>
  <w:rsids>
    <w:rsidRoot w:val="00671AD3"/>
    <w:rsid w:val="000459EE"/>
    <w:rsid w:val="00091918"/>
    <w:rsid w:val="00096149"/>
    <w:rsid w:val="000D45A7"/>
    <w:rsid w:val="000F6138"/>
    <w:rsid w:val="00112818"/>
    <w:rsid w:val="00120F6F"/>
    <w:rsid w:val="001A7871"/>
    <w:rsid w:val="001E0FFC"/>
    <w:rsid w:val="00231EB5"/>
    <w:rsid w:val="0023535D"/>
    <w:rsid w:val="0023554F"/>
    <w:rsid w:val="002366AB"/>
    <w:rsid w:val="00262A6B"/>
    <w:rsid w:val="0027499F"/>
    <w:rsid w:val="00297100"/>
    <w:rsid w:val="00297651"/>
    <w:rsid w:val="002B4E9A"/>
    <w:rsid w:val="002D5912"/>
    <w:rsid w:val="00322E58"/>
    <w:rsid w:val="003647F8"/>
    <w:rsid w:val="00367BD6"/>
    <w:rsid w:val="003877ED"/>
    <w:rsid w:val="003A45E8"/>
    <w:rsid w:val="003B134C"/>
    <w:rsid w:val="003B6ACB"/>
    <w:rsid w:val="0040271E"/>
    <w:rsid w:val="00405A69"/>
    <w:rsid w:val="00416179"/>
    <w:rsid w:val="00416ACC"/>
    <w:rsid w:val="0041741D"/>
    <w:rsid w:val="00424242"/>
    <w:rsid w:val="00476749"/>
    <w:rsid w:val="004958C5"/>
    <w:rsid w:val="004A1A7D"/>
    <w:rsid w:val="004B75C9"/>
    <w:rsid w:val="004C04C7"/>
    <w:rsid w:val="004C0F40"/>
    <w:rsid w:val="004C3315"/>
    <w:rsid w:val="004C6413"/>
    <w:rsid w:val="004E62BA"/>
    <w:rsid w:val="004F13F2"/>
    <w:rsid w:val="00501149"/>
    <w:rsid w:val="00535485"/>
    <w:rsid w:val="00556947"/>
    <w:rsid w:val="00566008"/>
    <w:rsid w:val="00566EFB"/>
    <w:rsid w:val="005B6600"/>
    <w:rsid w:val="005D251C"/>
    <w:rsid w:val="005E6F8A"/>
    <w:rsid w:val="00606BDB"/>
    <w:rsid w:val="00671AD3"/>
    <w:rsid w:val="00671E46"/>
    <w:rsid w:val="006872F6"/>
    <w:rsid w:val="00701089"/>
    <w:rsid w:val="00720BFB"/>
    <w:rsid w:val="0075689C"/>
    <w:rsid w:val="007600A1"/>
    <w:rsid w:val="007640F9"/>
    <w:rsid w:val="00794394"/>
    <w:rsid w:val="007A46DA"/>
    <w:rsid w:val="007A61B7"/>
    <w:rsid w:val="007B18C3"/>
    <w:rsid w:val="007B2F76"/>
    <w:rsid w:val="007D133E"/>
    <w:rsid w:val="007E276C"/>
    <w:rsid w:val="00831CB6"/>
    <w:rsid w:val="00832341"/>
    <w:rsid w:val="00833968"/>
    <w:rsid w:val="00833A2C"/>
    <w:rsid w:val="00864830"/>
    <w:rsid w:val="008A166F"/>
    <w:rsid w:val="008F2778"/>
    <w:rsid w:val="00906A13"/>
    <w:rsid w:val="00917DA5"/>
    <w:rsid w:val="00932B4F"/>
    <w:rsid w:val="00936191"/>
    <w:rsid w:val="009436C3"/>
    <w:rsid w:val="009442FA"/>
    <w:rsid w:val="009470E6"/>
    <w:rsid w:val="00952109"/>
    <w:rsid w:val="00957558"/>
    <w:rsid w:val="009679F3"/>
    <w:rsid w:val="00974A0C"/>
    <w:rsid w:val="009977A5"/>
    <w:rsid w:val="009F49C6"/>
    <w:rsid w:val="009F6024"/>
    <w:rsid w:val="00A0556E"/>
    <w:rsid w:val="00A1300E"/>
    <w:rsid w:val="00A269A1"/>
    <w:rsid w:val="00A42972"/>
    <w:rsid w:val="00A5078C"/>
    <w:rsid w:val="00A6010F"/>
    <w:rsid w:val="00A61B36"/>
    <w:rsid w:val="00A62CC0"/>
    <w:rsid w:val="00A77432"/>
    <w:rsid w:val="00A8028E"/>
    <w:rsid w:val="00A83C54"/>
    <w:rsid w:val="00A873FA"/>
    <w:rsid w:val="00AA63B6"/>
    <w:rsid w:val="00AB3795"/>
    <w:rsid w:val="00AC13E5"/>
    <w:rsid w:val="00AE5289"/>
    <w:rsid w:val="00AF4F42"/>
    <w:rsid w:val="00B10407"/>
    <w:rsid w:val="00B14E43"/>
    <w:rsid w:val="00B30142"/>
    <w:rsid w:val="00B46A9E"/>
    <w:rsid w:val="00B55BBE"/>
    <w:rsid w:val="00B70DFE"/>
    <w:rsid w:val="00B850D2"/>
    <w:rsid w:val="00B861B1"/>
    <w:rsid w:val="00BA02A4"/>
    <w:rsid w:val="00BA25E0"/>
    <w:rsid w:val="00BD7746"/>
    <w:rsid w:val="00BF0D80"/>
    <w:rsid w:val="00BF17D4"/>
    <w:rsid w:val="00BF3A1A"/>
    <w:rsid w:val="00C07E0E"/>
    <w:rsid w:val="00C10248"/>
    <w:rsid w:val="00C17A82"/>
    <w:rsid w:val="00C26A0D"/>
    <w:rsid w:val="00C579E5"/>
    <w:rsid w:val="00C632E0"/>
    <w:rsid w:val="00C81D75"/>
    <w:rsid w:val="00CC48FB"/>
    <w:rsid w:val="00CD1C11"/>
    <w:rsid w:val="00CF091F"/>
    <w:rsid w:val="00CF51F2"/>
    <w:rsid w:val="00D13D7C"/>
    <w:rsid w:val="00D17526"/>
    <w:rsid w:val="00D54855"/>
    <w:rsid w:val="00D866B0"/>
    <w:rsid w:val="00D90A7A"/>
    <w:rsid w:val="00DB2929"/>
    <w:rsid w:val="00DC449D"/>
    <w:rsid w:val="00DC4CB6"/>
    <w:rsid w:val="00DE3386"/>
    <w:rsid w:val="00DF5557"/>
    <w:rsid w:val="00E44312"/>
    <w:rsid w:val="00E5412F"/>
    <w:rsid w:val="00E673CD"/>
    <w:rsid w:val="00E86F17"/>
    <w:rsid w:val="00E9299C"/>
    <w:rsid w:val="00E93B70"/>
    <w:rsid w:val="00EA09F5"/>
    <w:rsid w:val="00EA0A26"/>
    <w:rsid w:val="00EB2675"/>
    <w:rsid w:val="00EB369F"/>
    <w:rsid w:val="00EB5F96"/>
    <w:rsid w:val="00EC446E"/>
    <w:rsid w:val="00ED4F41"/>
    <w:rsid w:val="00ED7FAA"/>
    <w:rsid w:val="00F20811"/>
    <w:rsid w:val="00F20B68"/>
    <w:rsid w:val="00F27AA1"/>
    <w:rsid w:val="00F3104B"/>
    <w:rsid w:val="00F63106"/>
    <w:rsid w:val="00F703F2"/>
    <w:rsid w:val="00F84A5B"/>
    <w:rsid w:val="00FB3CBE"/>
    <w:rsid w:val="00FD34B1"/>
    <w:rsid w:val="00FD7AFB"/>
    <w:rsid w:val="00FE2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300E"/>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 w:type="character" w:customStyle="1" w:styleId="apple-converted-space">
    <w:name w:val="apple-converted-space"/>
    <w:basedOn w:val="DefaultParagraphFont"/>
    <w:rsid w:val="00DB2929"/>
  </w:style>
  <w:style w:type="character" w:styleId="Hyperlink">
    <w:name w:val="Hyperlink"/>
    <w:basedOn w:val="DefaultParagraphFont"/>
    <w:uiPriority w:val="99"/>
    <w:semiHidden/>
    <w:unhideWhenUsed/>
    <w:rsid w:val="00DB292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link w:val="Heading1Char"/>
    <w:rsid w:val="00671AD3"/>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671AD3"/>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671AD3"/>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671AD3"/>
    <w:pPr>
      <w:contextualSpacing/>
      <w:jc w:val="center"/>
      <w:outlineLvl w:val="3"/>
    </w:pPr>
  </w:style>
  <w:style w:type="paragraph" w:styleId="Heading5">
    <w:name w:val="heading 5"/>
    <w:basedOn w:val="Normal1"/>
    <w:next w:val="Normal1"/>
    <w:rsid w:val="00671AD3"/>
    <w:pPr>
      <w:contextualSpacing/>
      <w:outlineLvl w:val="4"/>
    </w:pPr>
    <w:rPr>
      <w:rFonts w:ascii="Times New Roman" w:eastAsia="Times New Roman" w:hAnsi="Times New Roman" w:cs="Times New Roman"/>
      <w:i/>
    </w:rPr>
  </w:style>
  <w:style w:type="paragraph" w:styleId="Heading6">
    <w:name w:val="heading 6"/>
    <w:basedOn w:val="Normal1"/>
    <w:next w:val="Normal1"/>
    <w:rsid w:val="00671AD3"/>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71AD3"/>
  </w:style>
  <w:style w:type="paragraph" w:styleId="Title">
    <w:name w:val="Title"/>
    <w:basedOn w:val="Normal1"/>
    <w:next w:val="Normal1"/>
    <w:rsid w:val="00671AD3"/>
    <w:pPr>
      <w:keepNext/>
      <w:keepLines/>
      <w:contextualSpacing/>
    </w:pPr>
    <w:rPr>
      <w:rFonts w:ascii="Trebuchet MS" w:eastAsia="Trebuchet MS" w:hAnsi="Trebuchet MS" w:cs="Trebuchet MS"/>
      <w:sz w:val="42"/>
    </w:rPr>
  </w:style>
  <w:style w:type="paragraph" w:styleId="Subtitle">
    <w:name w:val="Subtitle"/>
    <w:basedOn w:val="Normal1"/>
    <w:next w:val="Normal1"/>
    <w:rsid w:val="00671AD3"/>
    <w:pPr>
      <w:keepNext/>
      <w:keepLines/>
      <w:spacing w:after="200"/>
      <w:contextualSpacing/>
    </w:pPr>
    <w:rPr>
      <w:rFonts w:ascii="Trebuchet MS" w:eastAsia="Trebuchet MS" w:hAnsi="Trebuchet MS" w:cs="Trebuchet MS"/>
      <w:i/>
      <w:color w:val="666666"/>
      <w:sz w:val="26"/>
    </w:rPr>
  </w:style>
  <w:style w:type="table" w:customStyle="1" w:styleId="1">
    <w:name w:val="1"/>
    <w:basedOn w:val="TableNormal"/>
    <w:rsid w:val="00671AD3"/>
    <w:tblPr>
      <w:tblStyleRowBandSize w:val="1"/>
      <w:tblStyleColBandSize w:val="1"/>
    </w:tblPr>
  </w:style>
  <w:style w:type="paragraph" w:styleId="CommentText">
    <w:name w:val="annotation text"/>
    <w:basedOn w:val="Normal"/>
    <w:link w:val="CommentTextChar"/>
    <w:uiPriority w:val="99"/>
    <w:unhideWhenUsed/>
    <w:rsid w:val="00671AD3"/>
    <w:pPr>
      <w:spacing w:line="240" w:lineRule="auto"/>
    </w:pPr>
    <w:rPr>
      <w:sz w:val="20"/>
    </w:rPr>
  </w:style>
  <w:style w:type="character" w:customStyle="1" w:styleId="CommentTextChar">
    <w:name w:val="Comment Text Char"/>
    <w:basedOn w:val="DefaultParagraphFont"/>
    <w:link w:val="CommentText"/>
    <w:uiPriority w:val="99"/>
    <w:rsid w:val="00671AD3"/>
    <w:rPr>
      <w:sz w:val="20"/>
    </w:rPr>
  </w:style>
  <w:style w:type="character" w:styleId="CommentReference">
    <w:name w:val="annotation reference"/>
    <w:basedOn w:val="DefaultParagraphFont"/>
    <w:uiPriority w:val="99"/>
    <w:semiHidden/>
    <w:unhideWhenUsed/>
    <w:rsid w:val="00671AD3"/>
    <w:rPr>
      <w:sz w:val="16"/>
      <w:szCs w:val="16"/>
    </w:rPr>
  </w:style>
  <w:style w:type="paragraph" w:styleId="BalloonText">
    <w:name w:val="Balloon Text"/>
    <w:basedOn w:val="Normal"/>
    <w:link w:val="BalloonTextChar"/>
    <w:uiPriority w:val="99"/>
    <w:semiHidden/>
    <w:unhideWhenUsed/>
    <w:rsid w:val="004C641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6413"/>
    <w:rPr>
      <w:rFonts w:ascii="Tahoma" w:hAnsi="Tahoma" w:cs="Tahoma"/>
      <w:sz w:val="16"/>
      <w:szCs w:val="16"/>
    </w:rPr>
  </w:style>
  <w:style w:type="paragraph" w:styleId="ListParagraph">
    <w:name w:val="List Paragraph"/>
    <w:basedOn w:val="Normal"/>
    <w:uiPriority w:val="34"/>
    <w:qFormat/>
    <w:rsid w:val="004C6413"/>
    <w:pPr>
      <w:spacing w:line="240" w:lineRule="auto"/>
      <w:ind w:left="720"/>
      <w:contextualSpacing/>
    </w:pPr>
    <w:rPr>
      <w:rFonts w:asciiTheme="minorHAnsi" w:eastAsiaTheme="minorHAnsi" w:hAnsiTheme="minorHAnsi" w:cstheme="minorBidi"/>
      <w:color w:val="auto"/>
      <w:szCs w:val="22"/>
    </w:rPr>
  </w:style>
  <w:style w:type="character" w:styleId="PlaceholderText">
    <w:name w:val="Placeholder Text"/>
    <w:basedOn w:val="DefaultParagraphFont"/>
    <w:uiPriority w:val="99"/>
    <w:semiHidden/>
    <w:rsid w:val="00322E58"/>
    <w:rPr>
      <w:color w:val="808080"/>
    </w:rPr>
  </w:style>
  <w:style w:type="character" w:customStyle="1" w:styleId="Heading1Char">
    <w:name w:val="Heading 1 Char"/>
    <w:basedOn w:val="DefaultParagraphFont"/>
    <w:link w:val="Heading1"/>
    <w:rsid w:val="0027499F"/>
    <w:rPr>
      <w:rFonts w:ascii="Trebuchet MS" w:eastAsia="Trebuchet MS" w:hAnsi="Trebuchet MS" w:cs="Trebuchet MS"/>
      <w:sz w:val="32"/>
    </w:rPr>
  </w:style>
  <w:style w:type="paragraph" w:styleId="CommentSubject">
    <w:name w:val="annotation subject"/>
    <w:basedOn w:val="CommentText"/>
    <w:next w:val="CommentText"/>
    <w:link w:val="CommentSubjectChar"/>
    <w:uiPriority w:val="99"/>
    <w:semiHidden/>
    <w:unhideWhenUsed/>
    <w:rsid w:val="00B30142"/>
    <w:rPr>
      <w:b/>
      <w:bCs/>
    </w:rPr>
  </w:style>
  <w:style w:type="character" w:customStyle="1" w:styleId="CommentSubjectChar">
    <w:name w:val="Comment Subject Char"/>
    <w:basedOn w:val="CommentTextChar"/>
    <w:link w:val="CommentSubject"/>
    <w:uiPriority w:val="99"/>
    <w:semiHidden/>
    <w:rsid w:val="00B30142"/>
    <w:rPr>
      <w:b/>
      <w:bCs/>
      <w:sz w:val="20"/>
    </w:rPr>
  </w:style>
  <w:style w:type="paragraph" w:styleId="Revision">
    <w:name w:val="Revision"/>
    <w:hidden/>
    <w:uiPriority w:val="99"/>
    <w:semiHidden/>
    <w:rsid w:val="00096149"/>
    <w:pPr>
      <w:spacing w:line="240" w:lineRule="auto"/>
    </w:pPr>
  </w:style>
  <w:style w:type="table" w:styleId="TableGrid">
    <w:name w:val="Table Grid"/>
    <w:basedOn w:val="TableNormal"/>
    <w:uiPriority w:val="59"/>
    <w:rsid w:val="00FE2C7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E2C71"/>
    <w:pPr>
      <w:spacing w:after="200"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593200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users.cecs.anu.edu.au/~jdomke/papers/2013pami.pdf"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microsoft.com/office/2007/relationships/stylesWithEffects" Target="stylesWithEffect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279F44-AFE4-4BDF-8C5A-3A9E51983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1833</TotalTime>
  <Pages>13</Pages>
  <Words>3699</Words>
  <Characters>21089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Kitware</Company>
  <LinksUpToDate>false</LinksUpToDate>
  <CharactersWithSpaces>24739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Roddy Collins</dc:creator>
  <cp:lastModifiedBy>Roddy Collins</cp:lastModifiedBy>
  <cp:revision>11</cp:revision>
  <cp:lastPrinted>2015-07-04T21:25:00Z</cp:lastPrinted>
  <dcterms:created xsi:type="dcterms:W3CDTF">2015-06-18T21:55:00Z</dcterms:created>
  <dcterms:modified xsi:type="dcterms:W3CDTF">2015-07-06T04:10:00Z</dcterms:modified>
</cp:coreProperties>
</file>