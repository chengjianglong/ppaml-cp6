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ins w:id="1" w:author="Roddy Collins" w:date="2015-06-12T17:43:00Z">
        <w:r w:rsidR="001775DE">
          <w:t>7</w:t>
        </w:r>
      </w:ins>
      <w:del w:id="2" w:author="Roddy Collins" w:date="2015-06-12T17:43:00Z">
        <w:r w:rsidR="000459EE" w:rsidDel="001775DE">
          <w:delText>6</w:delText>
        </w:r>
      </w:del>
      <w:r>
        <w:t xml:space="preserve">, </w:t>
      </w:r>
      <w:r w:rsidR="000459EE">
        <w:t>1</w:t>
      </w:r>
      <w:ins w:id="3" w:author="Roddy Collins" w:date="2015-06-12T17:43:00Z">
        <w:r w:rsidR="001775DE">
          <w:t>2</w:t>
        </w:r>
      </w:ins>
      <w:del w:id="4" w:author="Roddy Collins" w:date="2015-06-12T17:43:00Z">
        <w:r w:rsidR="000459EE" w:rsidDel="001775DE">
          <w:delText>1</w:delText>
        </w:r>
      </w:del>
      <w:r w:rsidR="000459EE">
        <w:t xml:space="preserve"> June</w:t>
      </w:r>
      <w:r w:rsidR="004C6413">
        <w:t>2015</w:t>
      </w:r>
    </w:p>
    <w:p w:rsidR="00671AD3" w:rsidRDefault="00671AD3">
      <w:pPr>
        <w:pStyle w:val="Normal1"/>
      </w:pPr>
    </w:p>
    <w:p w:rsidR="00671AD3" w:rsidRDefault="004C6413">
      <w:pPr>
        <w:pStyle w:val="Heading1"/>
        <w:contextualSpacing w:val="0"/>
      </w:pPr>
      <w:bookmarkStart w:id="5" w:name="h.50ixaww5vtuc" w:colFirst="0" w:colLast="0"/>
      <w:bookmarkEnd w:id="5"/>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w:t>
      </w:r>
      <w:proofErr w:type="spellStart"/>
      <w:r w:rsidR="004C6413">
        <w:t>uploader</w:t>
      </w:r>
      <w:proofErr w:type="spellEnd"/>
      <w:r w:rsidR="004C6413">
        <w:t xml:space="preserve">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6" w:name="h.hv5jt1clyye2" w:colFirst="0" w:colLast="0"/>
      <w:bookmarkEnd w:id="6"/>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7" w:name="h.l934fvt4kuew" w:colFirst="0" w:colLast="0"/>
      <w:bookmarkEnd w:id="7"/>
      <w:r>
        <w:lastRenderedPageBreak/>
        <w:t>Problem Specification</w:t>
      </w:r>
    </w:p>
    <w:p w:rsidR="00671AD3" w:rsidRDefault="004C6413">
      <w:pPr>
        <w:pStyle w:val="Heading2"/>
        <w:contextualSpacing w:val="0"/>
      </w:pPr>
      <w:bookmarkStart w:id="8" w:name="h.4lfvc5a94ef1" w:colFirst="0" w:colLast="0"/>
      <w:bookmarkEnd w:id="8"/>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w:t>
      </w:r>
      <w:proofErr w:type="spellStart"/>
      <w:r w:rsidR="000459EE">
        <w:t>Flickr</w:t>
      </w:r>
      <w:proofErr w:type="spellEnd"/>
      <w:r w:rsidR="000459EE">
        <w:t>.</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under Creative Commons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9" w:name="h.qtjn81my4sfp" w:colFirst="0" w:colLast="0"/>
      <w:bookmarkEnd w:id="9"/>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set of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Pr>
          <w:szCs w:val="22"/>
        </w:rPr>
        <w:t xml:space="preserve"> is a set of strings 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m:oMath>
        <m:r>
          <w:rPr>
            <w:rFonts w:ascii="Cambria Math" w:hAnsi="Cambria Math"/>
          </w:rPr>
          <m:t>L</m:t>
        </m:r>
      </m:oMath>
      <w:r>
        <w:t xml:space="preserve"> is fixed and independent of any particular set of images (although we assume </w:t>
      </w:r>
      <m:oMath>
        <m:r>
          <w:rPr>
            <w:rFonts w:ascii="Cambria Math" w:hAnsi="Cambria Math"/>
          </w:rPr>
          <m:t>L</m:t>
        </m:r>
      </m:oMath>
      <w:r>
        <w:t xml:space="preserve"> is relevant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proofErr w:type="spellStart"/>
      <w:r>
        <w:t>metada</w:t>
      </w:r>
      <m:oMath>
        <w:proofErr w:type="spellEnd"/>
        <m:r>
          <w:rPr>
            <w:rFonts w:ascii="Cambria Math" w:hAnsi="Cambria Math"/>
          </w:rPr>
          <m:t>ta</m:t>
        </m:r>
      </m:oMath>
      <w:r>
        <w:t xml:space="preserve"> </w:t>
      </w:r>
      <m:oMath>
        <m:r>
          <w:rPr>
            <w:rFonts w:ascii="Cambria Math" w:hAnsi="Cambria Math"/>
          </w:rPr>
          <m:t>M</m:t>
        </m:r>
      </m:oMath>
      <w:r w:rsidR="007600A1">
        <w:t>, which may be divided into two type</w:t>
      </w:r>
      <w:r w:rsidR="007600A1" w:rsidRPr="000459EE">
        <w:rPr>
          <w:b/>
        </w:rPr>
        <w:t>s: intrin</w:t>
      </w:r>
      <w:r w:rsidR="007600A1">
        <w:rPr>
          <w:b/>
        </w:rPr>
        <w:t>sic</w:t>
      </w:r>
      <w:r w:rsidR="007600A1">
        <w:t>, based on the EXIF data collected from the camera, a</w:t>
      </w:r>
      <w:r w:rsidR="007600A1" w:rsidRPr="000459EE">
        <w:rPr>
          <w:b/>
        </w:rPr>
        <w:t>nd relatio</w:t>
      </w:r>
      <w:r w:rsidR="007600A1">
        <w:rPr>
          <w:b/>
        </w:rPr>
        <w:t>nal</w:t>
      </w:r>
      <w:r w:rsidR="007600A1">
        <w:t xml:space="preserve">, describing </w:t>
      </w:r>
      <w:r w:rsidR="007600A1">
        <w:lastRenderedPageBreak/>
        <w:t xml:space="preserve">the context of the image on </w:t>
      </w:r>
      <w:proofErr w:type="spellStart"/>
      <w:r w:rsidR="007600A1">
        <w:t>Flickr</w:t>
      </w:r>
      <w:proofErr w:type="spellEnd"/>
      <w:r w:rsidR="007600A1">
        <w:t xml:space="preserve">. </w:t>
      </w:r>
      <w:ins w:id="10" w:author="Roddy Collins" w:date="2015-06-11T16:35:00Z">
        <w:r w:rsidR="002B4E9A">
          <w:t xml:space="preserve">The following list is provided as guidance; precise file formats may be found in the </w:t>
        </w:r>
      </w:ins>
      <w:ins w:id="11" w:author="Roddy Collins" w:date="2015-06-11T16:36:00Z">
        <w:r w:rsidR="002B4E9A">
          <w:t xml:space="preserve">"Solution I/O Specification" section. </w:t>
        </w:r>
      </w:ins>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Focal length</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B14E43" w:rsidP="00B14E43">
      <w:pPr>
        <w:pStyle w:val="Normal1"/>
        <w:numPr>
          <w:ilvl w:val="1"/>
          <w:numId w:val="10"/>
        </w:numPr>
        <w:ind w:left="1440"/>
      </w:pPr>
      <w:del w:id="12" w:author="Roddy Collins" w:date="2015-06-11T16:37:00Z">
        <w:r w:rsidDel="002B4E9A">
          <w:delText>User information</w:delText>
        </w:r>
      </w:del>
      <w:ins w:id="13" w:author="Roddy Collins" w:date="2015-06-11T16:37:00Z">
        <w:r w:rsidR="002B4E9A">
          <w:t xml:space="preserve">The </w:t>
        </w:r>
        <w:proofErr w:type="spellStart"/>
        <w:r w:rsidR="002B4E9A">
          <w:t>Flickr</w:t>
        </w:r>
        <w:proofErr w:type="spellEnd"/>
        <w:r w:rsidR="002B4E9A">
          <w:t xml:space="preserve"> user ID of the photo's owner</w:t>
        </w:r>
      </w:ins>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w:t>
      </w:r>
      <w:proofErr w:type="spellStart"/>
      <w:r>
        <w:t>Flickr</w:t>
      </w:r>
      <w:proofErr w:type="spellEnd"/>
      <w:r>
        <w:t xml:space="preserve"> </w:t>
      </w:r>
      <w:r>
        <w:rPr>
          <w:b/>
        </w:rPr>
        <w:t>groups</w:t>
      </w:r>
      <w:r>
        <w:t xml:space="preserve"> to which the photo belongs</w:t>
      </w:r>
      <w:ins w:id="14" w:author="Roddy Collins" w:date="2015-06-11T16:39:00Z">
        <w:r w:rsidR="002B4E9A">
          <w:t xml:space="preserve">. </w:t>
        </w:r>
      </w:ins>
      <w:ins w:id="15" w:author="Roddy Collins" w:date="2015-06-11T16:40:00Z">
        <w:r w:rsidR="002B4E9A">
          <w:t xml:space="preserve">A </w:t>
        </w:r>
        <w:r w:rsidR="00833968">
          <w:t>group ma</w:t>
        </w:r>
      </w:ins>
      <w:ins w:id="16" w:author="Roddy Collins" w:date="2015-06-11T16:41:00Z">
        <w:r w:rsidR="00833968">
          <w:t xml:space="preserve">y contain photos belonging both to the group's owner and other </w:t>
        </w:r>
      </w:ins>
      <w:proofErr w:type="spellStart"/>
      <w:ins w:id="17" w:author="Roddy Collins" w:date="2015-06-11T16:42:00Z">
        <w:r w:rsidR="00833968">
          <w:t>Flickr</w:t>
        </w:r>
        <w:proofErr w:type="spellEnd"/>
        <w:r w:rsidR="00833968">
          <w:t xml:space="preserve"> users</w:t>
        </w:r>
      </w:ins>
      <w:ins w:id="18" w:author="Roddy Collins" w:date="2015-06-11T16:41:00Z">
        <w:r w:rsidR="00833968">
          <w:t>.</w:t>
        </w:r>
      </w:ins>
      <w:del w:id="19" w:author="Roddy Collins" w:date="2015-06-11T16:41:00Z">
        <w:r w:rsidDel="00833968">
          <w:delText xml:space="preserve"> (</w:delText>
        </w:r>
        <w:r w:rsidR="00EA09F5" w:rsidDel="00833968">
          <w:delText>only the uploader may add photos</w:delText>
        </w:r>
        <w:r w:rsidDel="00833968">
          <w:delText xml:space="preserve"> to groups)</w:delText>
        </w:r>
        <w:r w:rsidR="00F63106" w:rsidDel="00833968">
          <w:delText>.</w:delText>
        </w:r>
      </w:del>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w:t>
      </w:r>
      <w:proofErr w:type="spellStart"/>
      <w:r>
        <w:t>Flickr</w:t>
      </w:r>
      <w:proofErr w:type="spellEnd"/>
      <w:r>
        <w:t xml:space="preserve"> </w:t>
      </w:r>
      <w:r>
        <w:rPr>
          <w:b/>
        </w:rPr>
        <w:t>galleries</w:t>
      </w:r>
      <w:r>
        <w:t xml:space="preserve"> to which the photo belongs</w:t>
      </w:r>
      <w:ins w:id="20" w:author="Roddy Collins" w:date="2015-06-11T16:42:00Z">
        <w:r w:rsidR="00833968">
          <w:t>.</w:t>
        </w:r>
      </w:ins>
      <w:r>
        <w:t xml:space="preserve"> </w:t>
      </w:r>
      <w:ins w:id="21" w:author="Roddy Collins" w:date="2015-06-11T16:43:00Z">
        <w:r w:rsidR="00833968">
          <w:t xml:space="preserve">A gallery may only contain photos belonging to other </w:t>
        </w:r>
        <w:proofErr w:type="spellStart"/>
        <w:r w:rsidR="00833968">
          <w:t>Flickr</w:t>
        </w:r>
        <w:proofErr w:type="spellEnd"/>
        <w:r w:rsidR="00833968">
          <w:t xml:space="preserve"> users.</w:t>
        </w:r>
      </w:ins>
      <w:del w:id="22" w:author="Roddy Collins" w:date="2015-06-11T16:43:00Z">
        <w:r w:rsidDel="00833968">
          <w:delText>(</w:delText>
        </w:r>
        <w:r w:rsidR="00EA09F5" w:rsidDel="00833968">
          <w:delText>Flickr users create galleries from other users' photos)</w:delText>
        </w:r>
      </w:del>
      <w:r w:rsidR="00405A69">
        <w:t>. Galleries provide both a title and a description, as ancillary information such as the number of photos in the gallery, the number of times it has been viewed, etc.</w:t>
      </w:r>
    </w:p>
    <w:p w:rsidR="00833968" w:rsidRDefault="003647F8" w:rsidP="00833968">
      <w:pPr>
        <w:pStyle w:val="Normal1"/>
        <w:ind w:left="720"/>
        <w:rPr>
          <w:ins w:id="23" w:author="Roddy Collins" w:date="2015-06-11T16:44:00Z"/>
        </w:rPr>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4C6413" w:rsidP="00BD7746">
      <w:pPr>
        <w:pStyle w:val="Heading2"/>
        <w:contextualSpacing w:val="0"/>
        <w:jc w:val="both"/>
      </w:pPr>
      <w:r>
        <w:t>Baseline Model</w:t>
      </w:r>
    </w:p>
    <w:p w:rsidR="004C6413" w:rsidRPr="004C6413" w:rsidRDefault="00B850D2" w:rsidP="00BD7746">
      <w:pPr>
        <w:jc w:val="both"/>
        <w:textAlignment w:val="baseline"/>
        <w:rPr>
          <w:rFonts w:eastAsia="Times New Roman"/>
          <w:szCs w:val="22"/>
        </w:rPr>
      </w:pPr>
      <w:bookmarkStart w:id="24" w:name="h.okw3wdwh118b" w:colFirst="0" w:colLast="0"/>
      <w:bookmarkStart w:id="25" w:name="h.4mohk21wujhn" w:colFirst="0" w:colLast="0"/>
      <w:bookmarkEnd w:id="24"/>
      <w:bookmarkEnd w:id="25"/>
      <w:r>
        <w:rPr>
          <w:rFonts w:eastAsia="Times New Roman"/>
          <w:szCs w:val="22"/>
        </w:rPr>
        <w:t>Many</w:t>
      </w:r>
      <w:r w:rsidR="004C6413" w:rsidRPr="004C6413">
        <w:rPr>
          <w:rFonts w:eastAsia="Times New Roman"/>
          <w:szCs w:val="22"/>
        </w:rPr>
        <w:t xml:space="preserve"> model</w:t>
      </w:r>
      <w:r w:rsidR="00416179">
        <w:rPr>
          <w:rFonts w:eastAsia="Times New Roman"/>
          <w:szCs w:val="22"/>
        </w:rPr>
        <w:t>s</w:t>
      </w:r>
      <w:r w:rsidR="004C6413" w:rsidRPr="004C6413">
        <w:rPr>
          <w:rFonts w:eastAsia="Times New Roman"/>
          <w:szCs w:val="22"/>
        </w:rPr>
        <w:t xml:space="preserve"> can capture relational dependencies</w:t>
      </w:r>
      <w:r w:rsidR="007A61B7">
        <w:rPr>
          <w:rFonts w:eastAsia="Times New Roman"/>
          <w:szCs w:val="22"/>
        </w:rPr>
        <w:t>. S</w:t>
      </w:r>
      <w:r w:rsidR="004C6413" w:rsidRPr="004C6413">
        <w:rPr>
          <w:rFonts w:eastAsia="Times New Roman"/>
          <w:szCs w:val="22"/>
        </w:rPr>
        <w:t xml:space="preserve">ome are probabilistic, while others use potential functions or max-margin optimization [McAuley2012]. These models can jointly learn relationships between the image labels, the image features, and the metadata. </w:t>
      </w:r>
      <w:r w:rsidR="003647F8">
        <w:rPr>
          <w:rFonts w:eastAsia="Times New Roman"/>
          <w:szCs w:val="22"/>
        </w:rPr>
        <w:t xml:space="preserve">As described above, the metadata </w:t>
      </w:r>
      <w:r w:rsidR="004C6413" w:rsidRPr="004C6413">
        <w:rPr>
          <w:rFonts w:eastAsia="Times New Roman"/>
          <w:szCs w:val="22"/>
        </w:rPr>
        <w:t xml:space="preserve">can include </w:t>
      </w:r>
      <w:r w:rsidR="003647F8">
        <w:rPr>
          <w:rFonts w:eastAsia="Times New Roman"/>
          <w:szCs w:val="22"/>
        </w:rPr>
        <w:t xml:space="preserve">time-of-day, </w:t>
      </w:r>
      <w:r w:rsidR="004C6413" w:rsidRPr="004C6413">
        <w:rPr>
          <w:rFonts w:eastAsia="Times New Roman"/>
          <w:szCs w:val="22"/>
        </w:rPr>
        <w:t>tags</w:t>
      </w:r>
      <w:r w:rsidR="003647F8">
        <w:rPr>
          <w:rFonts w:eastAsia="Times New Roman"/>
          <w:szCs w:val="22"/>
        </w:rPr>
        <w:t xml:space="preserve">, </w:t>
      </w:r>
      <w:r w:rsidR="004C6413" w:rsidRPr="004C6413">
        <w:rPr>
          <w:rFonts w:eastAsia="Times New Roman"/>
          <w:szCs w:val="22"/>
        </w:rPr>
        <w:t>user information,</w:t>
      </w:r>
      <w:r w:rsidR="003647F8">
        <w:rPr>
          <w:rFonts w:eastAsia="Times New Roman"/>
          <w:szCs w:val="22"/>
        </w:rPr>
        <w:t xml:space="preserve"> and groups and galleries to which the images belong</w:t>
      </w:r>
      <w:r w:rsidR="004C6413" w:rsidRPr="004C6413">
        <w:rPr>
          <w:rFonts w:eastAsia="Times New Roman"/>
          <w:szCs w:val="22"/>
        </w:rPr>
        <w:t xml:space="preserve">. We </w:t>
      </w:r>
      <w:r w:rsidR="00E9299C">
        <w:rPr>
          <w:rFonts w:eastAsia="Times New Roman"/>
          <w:szCs w:val="22"/>
        </w:rPr>
        <w:t xml:space="preserve">will </w:t>
      </w:r>
      <w:r w:rsidR="004C6413" w:rsidRPr="004C6413">
        <w:rPr>
          <w:rFonts w:eastAsia="Times New Roman"/>
          <w:szCs w:val="22"/>
        </w:rPr>
        <w:t xml:space="preserve">implement a Conditional Random Field (CRF) as one of the </w:t>
      </w:r>
      <w:r w:rsidR="004C6413" w:rsidRPr="004C6413">
        <w:rPr>
          <w:rFonts w:eastAsia="Times New Roman"/>
          <w:szCs w:val="22"/>
        </w:rPr>
        <w:lastRenderedPageBreak/>
        <w:t xml:space="preserve">baseline models due to its natural ability to model dependencies between pairs of labels while being conditioned on the input image, </w:t>
      </w:r>
      <w:r w:rsidR="004C6413" w:rsidRPr="004C6413">
        <w:rPr>
          <w:rFonts w:eastAsia="Times New Roman"/>
          <w:i/>
          <w:szCs w:val="22"/>
        </w:rPr>
        <w:t>I</w:t>
      </w:r>
      <w:r w:rsidR="004C6413" w:rsidRPr="004C6413">
        <w:rPr>
          <w:rFonts w:eastAsia="Times New Roman"/>
          <w:szCs w:val="22"/>
        </w:rPr>
        <w:t xml:space="preserve">, and metadata, </w:t>
      </w:r>
      <w:r w:rsidR="004C6413" w:rsidRPr="004C6413">
        <w:rPr>
          <w:rFonts w:eastAsia="Times New Roman"/>
          <w:i/>
          <w:szCs w:val="22"/>
        </w:rPr>
        <w:t>M</w:t>
      </w:r>
      <w:r w:rsidR="004C6413" w:rsidRPr="004C6413">
        <w:rPr>
          <w:rFonts w:eastAsia="Times New Roman"/>
          <w:szCs w:val="22"/>
        </w:rPr>
        <w:t xml:space="preserve">,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oMath>
      <w:r w:rsidR="004C6413" w:rsidRPr="004C6413">
        <w:rPr>
          <w:rFonts w:eastAsia="Times New Roman"/>
          <w:szCs w:val="22"/>
        </w:rPr>
        <w:t>. The work in [McAuley2012] can serve as another baseline model</w:t>
      </w:r>
      <w:r w:rsidR="00E9299C">
        <w:rPr>
          <w:rFonts w:eastAsia="Times New Roman"/>
          <w:szCs w:val="22"/>
        </w:rPr>
        <w:t>. That</w:t>
      </w:r>
      <w:r w:rsidR="007A61B7">
        <w:rPr>
          <w:rFonts w:eastAsia="Times New Roman"/>
          <w:szCs w:val="22"/>
        </w:rPr>
        <w:t xml:space="preserve"> paper also provides</w:t>
      </w:r>
      <w:r w:rsidR="004C6413" w:rsidRPr="004C6413">
        <w:rPr>
          <w:rFonts w:eastAsia="Times New Roman"/>
          <w:szCs w:val="22"/>
        </w:rPr>
        <w:t xml:space="preserve"> results for non-probabilistic models </w:t>
      </w:r>
      <w:r w:rsidR="007A61B7">
        <w:rPr>
          <w:rFonts w:eastAsia="Times New Roman"/>
          <w:szCs w:val="22"/>
        </w:rPr>
        <w:t>applied to</w:t>
      </w:r>
      <w:r w:rsidR="004C6413" w:rsidRPr="004C6413">
        <w:rPr>
          <w:rFonts w:eastAsia="Times New Roman"/>
          <w:szCs w:val="22"/>
        </w:rPr>
        <w:t xml:space="preserve"> the same dataset </w:t>
      </w:r>
      <w:r w:rsidR="007A61B7">
        <w:rPr>
          <w:rFonts w:eastAsia="Times New Roman"/>
          <w:szCs w:val="22"/>
        </w:rPr>
        <w:t>we are using</w:t>
      </w:r>
      <w:r w:rsidR="004C6413" w:rsidRPr="004C6413">
        <w:rPr>
          <w:rFonts w:eastAsia="Times New Roman"/>
          <w:szCs w:val="22"/>
        </w:rPr>
        <w:t xml:space="preserve"> here.</w:t>
      </w:r>
    </w:p>
    <w:p w:rsidR="004C6413" w:rsidRDefault="004C6413" w:rsidP="00BD7746">
      <w:pPr>
        <w:ind w:left="1440"/>
        <w:jc w:val="both"/>
        <w:textAlignment w:val="baseline"/>
        <w:rPr>
          <w:rFonts w:eastAsia="Times New Roman"/>
          <w:sz w:val="23"/>
          <w:szCs w:val="23"/>
          <w:u w:val="single"/>
        </w:rPr>
      </w:pPr>
    </w:p>
    <w:p w:rsidR="004C6413" w:rsidRDefault="004C6413" w:rsidP="00BD7746">
      <w:pPr>
        <w:jc w:val="both"/>
        <w:textAlignment w:val="baseline"/>
        <w:rPr>
          <w:rFonts w:eastAsia="Times New Roman"/>
          <w:sz w:val="23"/>
          <w:szCs w:val="23"/>
          <w:u w:val="single"/>
        </w:rPr>
      </w:pPr>
      <w:r w:rsidRPr="000A40E5">
        <w:rPr>
          <w:rFonts w:eastAsia="Times New Roman"/>
          <w:sz w:val="23"/>
          <w:szCs w:val="23"/>
          <w:u w:val="single"/>
        </w:rPr>
        <w:t xml:space="preserve">Conditional Random </w:t>
      </w:r>
      <w:r w:rsidR="007A61B7">
        <w:rPr>
          <w:rFonts w:eastAsia="Times New Roman"/>
          <w:sz w:val="23"/>
          <w:szCs w:val="23"/>
          <w:u w:val="single"/>
        </w:rPr>
        <w:t>F</w:t>
      </w:r>
      <w:r w:rsidR="007A61B7" w:rsidRPr="000A40E5">
        <w:rPr>
          <w:rFonts w:eastAsia="Times New Roman"/>
          <w:sz w:val="23"/>
          <w:szCs w:val="23"/>
          <w:u w:val="single"/>
        </w:rPr>
        <w:t xml:space="preserve">ield </w:t>
      </w:r>
      <w:r w:rsidRPr="000A40E5">
        <w:rPr>
          <w:rFonts w:eastAsia="Times New Roman"/>
          <w:sz w:val="23"/>
          <w:szCs w:val="23"/>
          <w:u w:val="single"/>
        </w:rPr>
        <w:t xml:space="preserve">as Baseline </w:t>
      </w:r>
      <w:r>
        <w:rPr>
          <w:rFonts w:eastAsia="Times New Roman"/>
          <w:sz w:val="23"/>
          <w:szCs w:val="23"/>
          <w:u w:val="single"/>
        </w:rPr>
        <w:t>P(L|</w:t>
      </w:r>
      <w:r w:rsidRPr="0027197E">
        <w:rPr>
          <w:rFonts w:eastAsia="Times New Roman"/>
          <w:sz w:val="23"/>
          <w:szCs w:val="23"/>
          <w:u w:val="single"/>
        </w:rPr>
        <w:t>I,M</w:t>
      </w:r>
      <w:r>
        <w:rPr>
          <w:rFonts w:eastAsia="Times New Roman"/>
          <w:sz w:val="23"/>
          <w:szCs w:val="23"/>
          <w:u w:val="single"/>
        </w:rPr>
        <w:t xml:space="preserve">) </w:t>
      </w:r>
      <w:r w:rsidRPr="000A40E5">
        <w:rPr>
          <w:rFonts w:eastAsia="Times New Roman"/>
          <w:sz w:val="23"/>
          <w:szCs w:val="23"/>
          <w:u w:val="single"/>
        </w:rPr>
        <w:t>Model:</w:t>
      </w:r>
    </w:p>
    <w:p w:rsidR="004C6413" w:rsidRPr="000A40E5" w:rsidRDefault="004C6413" w:rsidP="00BD7746">
      <w:pPr>
        <w:jc w:val="both"/>
        <w:textAlignment w:val="baseline"/>
        <w:rPr>
          <w:rFonts w:eastAsia="Times New Roman"/>
          <w:sz w:val="23"/>
          <w:szCs w:val="23"/>
          <w:u w:val="single"/>
        </w:rPr>
      </w:pPr>
    </w:p>
    <w:p w:rsidR="002D5912" w:rsidRDefault="004C6413" w:rsidP="00BD7746">
      <w:pPr>
        <w:jc w:val="both"/>
        <w:textAlignment w:val="baseline"/>
        <w:rPr>
          <w:rFonts w:eastAsia="Times New Roman"/>
          <w:szCs w:val="22"/>
        </w:rPr>
      </w:pPr>
      <w:r w:rsidRPr="004C6413">
        <w:rPr>
          <w:rFonts w:eastAsia="Times New Roman"/>
          <w:szCs w:val="22"/>
        </w:rPr>
        <w:t xml:space="preserve">The CRF will capture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Pr="004C6413">
        <w:rPr>
          <w:rFonts w:eastAsia="Times New Roman"/>
          <w:szCs w:val="22"/>
        </w:rPr>
        <w:t xml:space="preserve">, and the input features (e.g. image features and metadata), as well as the pairwise dependencies 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Pr="004C6413">
        <w:rPr>
          <w:rFonts w:eastAsia="Times New Roman"/>
          <w:szCs w:val="22"/>
        </w:rPr>
        <w:t>he observed input features can i</w:t>
      </w:r>
      <w:r w:rsidR="002D5912">
        <w:rPr>
          <w:rFonts w:eastAsia="Times New Roman"/>
          <w:szCs w:val="22"/>
        </w:rPr>
        <w:t>nclude data from three sources:</w:t>
      </w:r>
    </w:p>
    <w:p w:rsid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raw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specific object detectors or </w:t>
      </w:r>
      <w:r w:rsidR="004C6413" w:rsidRPr="002D5912">
        <w:rPr>
          <w:rFonts w:ascii="Arial" w:eastAsia="Times New Roman" w:hAnsi="Arial" w:cs="Arial"/>
        </w:rPr>
        <w:t>classifier</w:t>
      </w:r>
      <w:r>
        <w:rPr>
          <w:rFonts w:ascii="Arial" w:eastAsia="Times New Roman" w:hAnsi="Arial" w:cs="Arial"/>
        </w:rPr>
        <w:t>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metadata</w:t>
      </w:r>
    </w:p>
    <w:p w:rsidR="004C6413" w:rsidRPr="002D5912" w:rsidRDefault="004C6413" w:rsidP="00BD7746">
      <w:pPr>
        <w:jc w:val="both"/>
        <w:textAlignment w:val="baseline"/>
        <w:rPr>
          <w:rFonts w:eastAsia="Times New Roman"/>
        </w:rPr>
      </w:pPr>
      <w:r w:rsidRPr="002D5912">
        <w:rPr>
          <w:rFonts w:eastAsia="Times New Roman"/>
        </w:rPr>
        <w:t xml:space="preserve">The raw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1,2,…,C</m:t>
            </m:r>
          </m:e>
        </m:d>
      </m:oMath>
      <w:r w:rsidRPr="002D5912">
        <w:rPr>
          <w:rFonts w:eastAsia="Times New Roman"/>
        </w:rPr>
        <w:t xml:space="preserve">, are posterior probabilities or scores that represent how well the data matches a set of class models, which </w:t>
      </w:r>
      <w:r w:rsidR="00F20811">
        <w:rPr>
          <w:rFonts w:eastAsia="Times New Roman"/>
        </w:rPr>
        <w:t>have been</w:t>
      </w:r>
      <w:r w:rsidR="00F20811" w:rsidRPr="002D5912">
        <w:rPr>
          <w:rFonts w:eastAsia="Times New Roman"/>
        </w:rPr>
        <w:t xml:space="preserve"> </w:t>
      </w:r>
      <w:r w:rsidRPr="002D5912">
        <w:rPr>
          <w:rFonts w:eastAsia="Times New Roman"/>
        </w:rPr>
        <w:t>previously trained using image features</w:t>
      </w:r>
      <m:oMath>
        <m:r>
          <m:rPr>
            <m:sty m:val="bi"/>
          </m:rPr>
          <w:rPr>
            <w:rFonts w:ascii="Cambria Math" w:eastAsia="Times New Roman" w:hAnsi="Cambria Math"/>
          </w:rPr>
          <m:t>.</m:t>
        </m:r>
      </m:oMath>
      <w:r w:rsidRPr="002D5912">
        <w:rPr>
          <w:rFonts w:eastAsia="Times New Roman"/>
          <w:b/>
        </w:rPr>
        <w:t xml:space="preserve"> </w:t>
      </w:r>
      <w:r w:rsidRPr="002D5912">
        <w:rPr>
          <w:rFonts w:eastAsia="Times New Roman"/>
        </w:rPr>
        <w:t xml:space="preserve">These classifiers characterize classes such as scene categories (building, grass, road), object categories (person, bicycle, vehicle), </w:t>
      </w:r>
      <w:r w:rsidR="00F20811">
        <w:rPr>
          <w:rFonts w:eastAsia="Times New Roman"/>
        </w:rPr>
        <w:t>and</w:t>
      </w:r>
      <w:r w:rsidR="00F20811" w:rsidRPr="002D5912">
        <w:rPr>
          <w:rFonts w:eastAsia="Times New Roman"/>
        </w:rPr>
        <w:t xml:space="preserve"> </w:t>
      </w:r>
      <w:r w:rsidRPr="002D5912">
        <w:rPr>
          <w:rFonts w:eastAsia="Times New Roman"/>
        </w:rPr>
        <w:t xml:space="preserve">image type (birthday party, nature, dancing). The metadata, </w:t>
      </w:r>
      <w:r w:rsidRPr="002D5912">
        <w:rPr>
          <w:rFonts w:eastAsia="Times New Roman"/>
          <w:i/>
        </w:rPr>
        <w:t>M</w:t>
      </w:r>
      <w:r w:rsidRPr="002D5912">
        <w:rPr>
          <w:rFonts w:eastAsia="Times New Roman"/>
        </w:rPr>
        <w:t xml:space="preserve">, is a binary indicator vector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p>
    <w:p w:rsidR="004C6413" w:rsidRDefault="004C6413" w:rsidP="00BD7746">
      <w:pPr>
        <w:ind w:left="1440"/>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The image labels,</w:t>
      </w:r>
      <m:oMath>
        <m:r>
          <w:rPr>
            <w:rFonts w:ascii="Cambria Math" w:eastAsia="Times New Roman" w:hAnsi="Cambria Math"/>
            <w:szCs w:val="22"/>
          </w:rPr>
          <m:t xml:space="preserve">  L={</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oMath>
      <w:r w:rsidRPr="004C6413">
        <w:rPr>
          <w:rFonts w:eastAsia="Times New Roman"/>
          <w:szCs w:val="22"/>
        </w:rPr>
        <w:t xml:space="preserve"> </w:t>
      </w:r>
      <w:r w:rsidR="003B6ACB">
        <w:rPr>
          <w:rFonts w:eastAsia="Times New Roman"/>
          <w:szCs w:val="22"/>
        </w:rPr>
        <w:t xml:space="preserve">for each of the </w:t>
      </w:r>
      <w:r w:rsidR="003B6ACB" w:rsidRPr="003B6ACB">
        <w:rPr>
          <w:rFonts w:eastAsia="Times New Roman"/>
          <w:i/>
          <w:szCs w:val="22"/>
        </w:rPr>
        <w:t>N</w:t>
      </w:r>
      <w:r w:rsidR="003B6ACB">
        <w:rPr>
          <w:rFonts w:eastAsia="Times New Roman"/>
          <w:szCs w:val="22"/>
        </w:rPr>
        <w:t xml:space="preserve"> images </w:t>
      </w:r>
      <w:r w:rsidRPr="004C6413">
        <w:rPr>
          <w:rFonts w:eastAsia="Times New Roman"/>
          <w:szCs w:val="22"/>
        </w:rPr>
        <w:t>are</w:t>
      </w:r>
      <w:r w:rsidR="003B6ACB">
        <w:rPr>
          <w:rFonts w:eastAsia="Times New Roman"/>
          <w:szCs w:val="22"/>
        </w:rPr>
        <w:t xml:space="preserve"> binary values indicating the image has this class label,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=1</m:t>
        </m:r>
      </m:oMath>
      <w:r w:rsidR="003B6ACB">
        <w:rPr>
          <w:rFonts w:eastAsia="Times New Roman"/>
          <w:szCs w:val="22"/>
        </w:rPr>
        <w:t xml:space="preserve"> , or not,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=0</m:t>
        </m:r>
      </m:oMath>
      <w:r w:rsidR="003B6ACB">
        <w:rPr>
          <w:rFonts w:eastAsia="Times New Roman"/>
          <w:szCs w:val="22"/>
        </w:rPr>
        <w:t>. The labels are</w:t>
      </w:r>
      <w:r w:rsidRPr="004C6413">
        <w:rPr>
          <w:rFonts w:eastAsia="Times New Roman"/>
          <w:szCs w:val="22"/>
        </w:rPr>
        <w:t xml:space="preserve"> treated as </w:t>
      </w:r>
      <w:r w:rsidR="003B6ACB">
        <w:rPr>
          <w:rFonts w:eastAsia="Times New Roman"/>
          <w:szCs w:val="22"/>
        </w:rPr>
        <w:t xml:space="preserve">binary </w:t>
      </w:r>
      <w:r w:rsidRPr="004C6413">
        <w:rPr>
          <w:rFonts w:eastAsia="Times New Roman"/>
          <w:szCs w:val="22"/>
        </w:rPr>
        <w:t xml:space="preserve">hidden nodes in the CRF and the image features, </w:t>
      </w:r>
      <m:oMath>
        <m:r>
          <m:rPr>
            <m:sty m:val="bi"/>
          </m:rPr>
          <w:rPr>
            <w:rFonts w:ascii="Cambria Math" w:eastAsia="Times New Roman" w:hAnsi="Cambria Math"/>
            <w:szCs w:val="22"/>
          </w:rPr>
          <m:t>x</m:t>
        </m:r>
      </m:oMath>
      <w:r w:rsidRPr="004C6413">
        <w:rPr>
          <w:rFonts w:eastAsia="Times New Roman"/>
          <w:szCs w:val="22"/>
        </w:rPr>
        <w:t xml:space="preserve">, classifier outputs, </w:t>
      </w:r>
      <m:oMath>
        <m:r>
          <w:rPr>
            <w:rFonts w:ascii="Cambria Math" w:eastAsia="Times New Roman" w:hAnsi="Cambria Math"/>
            <w:szCs w:val="22"/>
          </w:rPr>
          <m:t>f</m:t>
        </m:r>
      </m:oMath>
      <w:r w:rsidRPr="004C6413">
        <w:rPr>
          <w:rFonts w:eastAsia="Times New Roman"/>
          <w:szCs w:val="22"/>
        </w:rPr>
        <w:t xml:space="preserve">, and </w:t>
      </w:r>
      <w:commentRangeStart w:id="26"/>
      <w:r w:rsidRPr="004C6413">
        <w:rPr>
          <w:rFonts w:eastAsia="Times New Roman"/>
          <w:szCs w:val="22"/>
        </w:rPr>
        <w:t xml:space="preserve">metadata, </w:t>
      </w:r>
      <m:oMath>
        <m:r>
          <w:rPr>
            <w:rFonts w:ascii="Cambria Math" w:eastAsia="Times New Roman" w:hAnsi="Cambria Math"/>
            <w:szCs w:val="22"/>
          </w:rPr>
          <m:t>M</m:t>
        </m:r>
      </m:oMath>
      <w:r w:rsidRPr="004C6413">
        <w:rPr>
          <w:rFonts w:eastAsia="Times New Roman"/>
          <w:szCs w:val="22"/>
        </w:rPr>
        <w:t xml:space="preserve">, are </w:t>
      </w:r>
      <w:commentRangeEnd w:id="26"/>
      <w:r w:rsidR="005B6600">
        <w:rPr>
          <w:rStyle w:val="CommentReference"/>
        </w:rPr>
        <w:commentReference w:id="26"/>
      </w:r>
      <w:r w:rsidRPr="004C6413">
        <w:rPr>
          <w:rFonts w:eastAsia="Times New Roman"/>
          <w:szCs w:val="22"/>
        </w:rPr>
        <w:t xml:space="preserve">used in the observation nodes. The conditional probability of the CRF is:  </w:t>
      </w:r>
    </w:p>
    <w:p w:rsidR="004C6413" w:rsidRPr="006D2A06" w:rsidRDefault="004C6413" w:rsidP="004C6413">
      <w:pPr>
        <w:ind w:left="1440"/>
        <w:jc w:val="both"/>
        <w:textAlignment w:val="baseline"/>
        <w:rPr>
          <w:rFonts w:eastAsia="Times New Roman"/>
          <w:sz w:val="23"/>
          <w:szCs w:val="23"/>
        </w:rPr>
      </w:pPr>
    </w:p>
    <w:p w:rsidR="004C6413" w:rsidRPr="00B52332" w:rsidRDefault="004C6413" w:rsidP="004C6413">
      <w:pPr>
        <w:jc w:val="both"/>
        <w:textAlignment w:val="baseline"/>
        <w:rPr>
          <w:rFonts w:eastAsia="Times New Roman"/>
          <w:sz w:val="23"/>
          <w:szCs w:val="23"/>
        </w:rPr>
      </w:pPr>
      <m:oMathPara>
        <m:oMathParaPr>
          <m:jc m:val="left"/>
        </m:oMathParaPr>
        <m:oMath>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831F3A"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936191">
        <w:rPr>
          <w:rFonts w:eastAsia="Times New Roman"/>
          <w:szCs w:val="22"/>
        </w:rPr>
        <w:t xml:space="preserve">The unary potentials are single image potentials, while the </w:t>
      </w:r>
      <w:proofErr w:type="spellStart"/>
      <w:r w:rsidR="00936191">
        <w:rPr>
          <w:rFonts w:eastAsia="Times New Roman"/>
          <w:szCs w:val="22"/>
        </w:rPr>
        <w:t>pairwise</w:t>
      </w:r>
      <w:proofErr w:type="spellEnd"/>
      <w:r w:rsidR="00936191">
        <w:rPr>
          <w:rFonts w:eastAsia="Times New Roman"/>
          <w:szCs w:val="22"/>
        </w:rPr>
        <w:t xml:space="preserve"> potentials are between pairs of images. </w:t>
      </w:r>
      <w:r w:rsidRPr="004C6413">
        <w:rPr>
          <w:rFonts w:eastAsia="Times New Roman"/>
          <w:szCs w:val="22"/>
        </w:rPr>
        <w:t>For simplicity</w:t>
      </w:r>
      <w:r w:rsidR="004F13F2">
        <w:rPr>
          <w:rFonts w:eastAsia="Times New Roman"/>
          <w:szCs w:val="22"/>
        </w:rPr>
        <w:t>,</w:t>
      </w:r>
      <w:r w:rsidRPr="004C6413">
        <w:rPr>
          <w:rFonts w:eastAsia="Times New Roman"/>
          <w:szCs w:val="22"/>
        </w:rPr>
        <w:t xml:space="preserve"> </w:t>
      </w:r>
      <w:r w:rsidR="00112818">
        <w:rPr>
          <w:rFonts w:eastAsia="Times New Roman"/>
          <w:szCs w:val="22"/>
        </w:rPr>
        <w:t>a separate</w:t>
      </w:r>
      <w:r w:rsidR="00112818" w:rsidRPr="004C6413">
        <w:rPr>
          <w:rFonts w:eastAsia="Times New Roman"/>
          <w:szCs w:val="22"/>
        </w:rPr>
        <w:t xml:space="preserve"> </w:t>
      </w:r>
      <w:r w:rsidRPr="004C6413">
        <w:rPr>
          <w:rFonts w:eastAsia="Times New Roman"/>
          <w:szCs w:val="22"/>
        </w:rPr>
        <w:t>binary CRF model can be learned for each label (</w:t>
      </w:r>
      <w:r w:rsidR="004F13F2">
        <w:rPr>
          <w:rFonts w:eastAsia="Times New Roman"/>
          <w:szCs w:val="22"/>
        </w:rPr>
        <w:t xml:space="preserve">e.g., </w:t>
      </w:r>
      <w:r w:rsidRPr="004C6413">
        <w:rPr>
          <w:rFonts w:eastAsia="Times New Roman"/>
          <w:szCs w:val="22"/>
        </w:rPr>
        <w:t>airplane).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lastRenderedPageBreak/>
        <w:t>The implementation of the CRF can follow the approach used in [</w:t>
      </w:r>
      <w:r w:rsidRPr="004C6413">
        <w:rPr>
          <w:szCs w:val="22"/>
        </w:rPr>
        <w:t xml:space="preserve">Kumar2006],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831F3A"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w:commentRangeStart w:id="27"/>
        <m:func>
          <m:funcPr>
            <m:ctrlPr>
              <w:rPr>
                <w:rFonts w:ascii="Cambria Math" w:hAnsi="Cambria Math"/>
                <w:sz w:val="23"/>
                <w:szCs w:val="23"/>
              </w:rPr>
            </m:ctrlPr>
          </m:funcPr>
          <m:fName>
            <m:r>
              <m:rPr>
                <m:sty m:val="p"/>
              </m:rPr>
              <w:rPr>
                <w:rFonts w:ascii="Cambria Math" w:hAnsi="Cambria Math"/>
                <w:sz w:val="23"/>
                <w:szCs w:val="23"/>
              </w:rPr>
              <m:t>log</m:t>
            </m:r>
          </m:fName>
          <m:e>
            <m:d>
              <m:dPr>
                <m:ctrlPr>
                  <w:rPr>
                    <w:rFonts w:ascii="Cambria Math" w:hAnsi="Cambria Math"/>
                    <w:i/>
                    <w:sz w:val="23"/>
                    <w:szCs w:val="23"/>
                  </w:rPr>
                </m:ctrlPr>
              </m:dPr>
              <m:e>
                <m:r>
                  <w:rPr>
                    <w:rFonts w:ascii="Cambria Math" w:hAnsi="Cambria Math"/>
                    <w:sz w:val="23"/>
                    <w:szCs w:val="23"/>
                  </w:rPr>
                  <m:t>σ</m:t>
                </m:r>
                <m:d>
                  <m:dPr>
                    <m:ctrlPr>
                      <w:rPr>
                        <w:rFonts w:ascii="Cambria Math"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 xml:space="preserve"> </m:t>
                    </m:r>
                  </m:e>
                </m:d>
                <m:r>
                  <m:rPr>
                    <m:sty m:val="p"/>
                  </m:rPr>
                  <w:rPr>
                    <w:rFonts w:ascii="Cambria Math" w:hAnsi="Cambria Math"/>
                    <w:sz w:val="23"/>
                    <w:szCs w:val="23"/>
                  </w:rPr>
                  <m:t xml:space="preserve"> </m:t>
                </m:r>
              </m:e>
            </m:d>
          </m:e>
        </m:func>
        <w:commentRangeEnd w:id="27"/>
        <m:r>
          <m:rPr>
            <m:sty m:val="p"/>
          </m:rPr>
          <w:rPr>
            <w:rStyle w:val="CommentReference"/>
          </w:rPr>
          <w:commentReference w:id="27"/>
        </m:r>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Pr="008E203E"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σ</m:t>
        </m:r>
        <m:d>
          <m:dPr>
            <m:ctrlPr>
              <w:rPr>
                <w:rFonts w:ascii="Cambria Math" w:hAnsi="Cambria Math"/>
                <w:i/>
                <w:sz w:val="23"/>
                <w:szCs w:val="23"/>
              </w:rPr>
            </m:ctrlPr>
          </m:dPr>
          <m:e>
            <m:r>
              <w:rPr>
                <w:rFonts w:ascii="Cambria Math" w:hAnsi="Cambria Math"/>
                <w:sz w:val="23"/>
                <w:szCs w:val="23"/>
              </w:rPr>
              <m:t>Y</m:t>
            </m:r>
          </m:e>
        </m:d>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1</m:t>
            </m:r>
          </m:num>
          <m:den>
            <m:r>
              <w:rPr>
                <w:rFonts w:ascii="Cambria Math" w:hAnsi="Cambria Math"/>
                <w:sz w:val="23"/>
                <w:szCs w:val="23"/>
              </w:rPr>
              <m:t>1+</m:t>
            </m:r>
            <m:sSup>
              <m:sSupPr>
                <m:ctrlPr>
                  <w:rPr>
                    <w:rFonts w:ascii="Cambria Math" w:hAnsi="Cambria Math"/>
                    <w:i/>
                    <w:sz w:val="23"/>
                    <w:szCs w:val="23"/>
                  </w:rPr>
                </m:ctrlPr>
              </m:sSupPr>
              <m:e>
                <m:r>
                  <w:rPr>
                    <w:rFonts w:ascii="Cambria Math" w:hAnsi="Cambria Math"/>
                    <w:sz w:val="23"/>
                    <w:szCs w:val="23"/>
                  </w:rPr>
                  <m:t>e</m:t>
                </m:r>
              </m:e>
              <m:sup>
                <m:r>
                  <w:rPr>
                    <w:rFonts w:ascii="Cambria Math" w:hAnsi="Cambria Math"/>
                    <w:sz w:val="23"/>
                    <w:szCs w:val="23"/>
                  </w:rPr>
                  <m:t>-Y</m:t>
                </m:r>
              </m:sup>
            </m:sSup>
          </m:den>
        </m:f>
      </m:oMath>
      <w:r>
        <w:rPr>
          <w:rFonts w:eastAsiaTheme="minorEastAsia"/>
          <w:sz w:val="23"/>
          <w:szCs w:val="23"/>
        </w:rPr>
        <w:t xml:space="preserve"> , </w:t>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t xml:space="preserve">      </w:t>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t xml:space="preserve">(3)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w:r w:rsidRPr="004C6413">
        <w:rPr>
          <w:rFonts w:eastAsiaTheme="minorEastAsia"/>
          <w:szCs w:val="22"/>
        </w:rPr>
        <w:t>and</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C</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Pr>
          <w:rFonts w:eastAsiaTheme="minorEastAsia"/>
          <w:sz w:val="23"/>
          <w:szCs w:val="23"/>
        </w:rPr>
        <w:t xml:space="preserve">, </w:t>
      </w:r>
      <w:r>
        <w:rPr>
          <w:rFonts w:eastAsiaTheme="minorEastAsia"/>
          <w:sz w:val="23"/>
          <w:szCs w:val="23"/>
        </w:rPr>
        <w:tab/>
        <w:t xml:space="preserve"> </w:t>
      </w:r>
      <w:r>
        <w:rPr>
          <w:rFonts w:eastAsiaTheme="minorEastAsia"/>
          <w:sz w:val="23"/>
          <w:szCs w:val="23"/>
        </w:rPr>
        <w:tab/>
      </w:r>
      <w:r>
        <w:rPr>
          <w:rFonts w:eastAsiaTheme="minorEastAsia"/>
          <w:sz w:val="23"/>
          <w:szCs w:val="23"/>
        </w:rPr>
        <w:tab/>
      </w:r>
      <w:r>
        <w:rPr>
          <w:rFonts w:eastAsiaTheme="minorEastAsia"/>
          <w:sz w:val="23"/>
          <w:szCs w:val="23"/>
        </w:rPr>
        <w:tab/>
        <w:t xml:space="preserve">     </w:t>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t>(4)</w:t>
      </w:r>
    </w:p>
    <w:p w:rsidR="004C6413" w:rsidRPr="00E154BB"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sSub>
          <m:sSubPr>
            <m:ctrlPr>
              <w:rPr>
                <w:rFonts w:ascii="Cambria Math" w:hAnsi="Cambria Math"/>
                <w:szCs w:val="22"/>
              </w:rPr>
            </m:ctrlPr>
          </m:sSubPr>
          <m:e>
            <m:r>
              <m:rPr>
                <m:sty m:val="p"/>
              </m:rPr>
              <w:rPr>
                <w:rFonts w:ascii="Cambria Math" w:hAnsi="Cambria Math"/>
                <w:szCs w:val="22"/>
              </w:rPr>
              <m:t>f</m:t>
            </m:r>
          </m:e>
          <m:sub>
            <m:r>
              <w:rPr>
                <w:rFonts w:ascii="Cambria Math" w:hAnsi="Cambria Math"/>
                <w:szCs w:val="22"/>
              </w:rPr>
              <m:t>c</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oMath>
      <w:r w:rsidRPr="004C6413">
        <w:rPr>
          <w:rFonts w:eastAsia="Times New Roman"/>
          <w:szCs w:val="22"/>
        </w:rPr>
        <w:t xml:space="preserve"> is the classifier output feature vector, but can include the image features, and metadata, while</w:t>
      </w:r>
      <w:r w:rsidRPr="004C6413">
        <w:rPr>
          <w:rFonts w:eastAsia="Times New Roman"/>
          <w:i/>
          <w:szCs w:val="22"/>
        </w:rPr>
        <w:t xml:space="preserve"> w</w:t>
      </w:r>
      <w:r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The </w:t>
      </w:r>
      <w:proofErr w:type="spellStart"/>
      <w:r w:rsidRPr="004C6413">
        <w:rPr>
          <w:rFonts w:eastAsia="Times New Roman"/>
          <w:szCs w:val="22"/>
        </w:rPr>
        <w:t>pairwise</w:t>
      </w:r>
      <w:proofErr w:type="spellEnd"/>
      <w:r w:rsidRPr="004C6413">
        <w:rPr>
          <w:rFonts w:eastAsia="Times New Roman"/>
          <w:szCs w:val="22"/>
        </w:rPr>
        <w:t xml:space="preserv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831F3A"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4C6413">
        <w:rPr>
          <w:rFonts w:eastAsia="Times New Roman"/>
          <w:sz w:val="23"/>
          <w:szCs w:val="23"/>
        </w:rPr>
        <w:tab/>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r>
      <w:r w:rsidR="004C6413">
        <w:rPr>
          <w:rFonts w:eastAsia="Times New Roman"/>
          <w:sz w:val="23"/>
          <w:szCs w:val="23"/>
        </w:rPr>
        <w:tab/>
      </w:r>
      <w:r w:rsidR="004C6413">
        <w:rPr>
          <w:rFonts w:eastAsia="Times New Roman"/>
          <w:sz w:val="23"/>
          <w:szCs w:val="23"/>
        </w:rPr>
        <w:tab/>
      </w:r>
      <w:r w:rsidR="004C6413">
        <w:rPr>
          <w:rFonts w:eastAsia="Times New Roman"/>
          <w:sz w:val="23"/>
          <w:szCs w:val="23"/>
        </w:rPr>
        <w:tab/>
      </w:r>
      <w:r w:rsidR="004C6413">
        <w:rPr>
          <w:rFonts w:eastAsia="Times New Roman"/>
          <w:sz w:val="23"/>
          <w:szCs w:val="23"/>
        </w:rPr>
        <w:tab/>
        <w:t>(5)</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Pr="004C6413">
        <w:rPr>
          <w:rFonts w:eastAsia="Times New Roman"/>
          <w:szCs w:val="22"/>
        </w:rPr>
        <w:t xml:space="preserve"> for simplicity, but refers to the features that co-exist for the two images, i.e.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r>
          <w:rPr>
            <w:rFonts w:ascii="Cambria Math" w:eastAsia="Times New Roman" w:hAnsi="Cambria Math"/>
            <w:szCs w:val="22"/>
          </w:rPr>
          <m:t>)]</m:t>
        </m:r>
      </m:oMath>
      <w:r w:rsidRPr="004C6413">
        <w:rPr>
          <w:rFonts w:eastAsia="Times New Roman"/>
          <w:szCs w:val="22"/>
        </w:rPr>
        <w:t>, which can be concatenated ima</w:t>
      </w:r>
      <w:proofErr w:type="spellStart"/>
      <w:r w:rsidRPr="004C6413">
        <w:rPr>
          <w:rFonts w:eastAsia="Times New Roman"/>
          <w:szCs w:val="22"/>
        </w:rPr>
        <w:t>ge</w:t>
      </w:r>
      <w:proofErr w:type="spellEnd"/>
      <w:r w:rsidRPr="004C6413">
        <w:rPr>
          <w:rFonts w:eastAsia="Times New Roman"/>
          <w:szCs w:val="22"/>
        </w:rPr>
        <w:t xml:space="preserve"> features and/or classifier outputs from the two images. The relational metadata can also be added to the </w:t>
      </w:r>
      <w:proofErr w:type="spellStart"/>
      <w:r w:rsidRPr="004C6413">
        <w:rPr>
          <w:rFonts w:eastAsia="Times New Roman"/>
          <w:szCs w:val="22"/>
        </w:rPr>
        <w:t>pairwise</w:t>
      </w:r>
      <w:proofErr w:type="spellEnd"/>
      <w:r w:rsidRPr="004C6413">
        <w:rPr>
          <w:rFonts w:eastAsia="Times New Roman"/>
          <w:szCs w:val="22"/>
        </w:rPr>
        <w:t xml:space="preserv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proofErr w:type="spellStart"/>
      <w:r w:rsidRPr="004C6413">
        <w:rPr>
          <w:rFonts w:ascii="Arial" w:eastAsia="Times New Roman" w:hAnsi="Arial" w:cs="Arial"/>
          <w:color w:val="000000"/>
        </w:rPr>
        <w:t>Kitware</w:t>
      </w:r>
      <w:proofErr w:type="spellEnd"/>
      <w:r w:rsidRPr="004C6413">
        <w:rPr>
          <w:rFonts w:ascii="Arial" w:eastAsia="Times New Roman" w:hAnsi="Arial" w:cs="Arial"/>
          <w:color w:val="000000"/>
        </w:rPr>
        <w:t xml:space="preserve"> will provide the input features</w:t>
      </w:r>
      <w:r w:rsidR="00C26A0D">
        <w:rPr>
          <w:rFonts w:ascii="Arial" w:eastAsia="Times New Roman" w:hAnsi="Arial" w:cs="Arial"/>
          <w:color w:val="000000"/>
        </w:rPr>
        <w:t xml:space="preserve"> and </w:t>
      </w:r>
      <w:proofErr w:type="spellStart"/>
      <w:r w:rsidR="00C26A0D">
        <w:rPr>
          <w:rFonts w:ascii="Arial" w:eastAsia="Times New Roman" w:hAnsi="Arial" w:cs="Arial"/>
          <w:color w:val="000000"/>
        </w:rPr>
        <w:t>metatdata</w:t>
      </w:r>
      <w:proofErr w:type="spellEnd"/>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28" w:name="h.mmxvnsvkoy6w" w:colFirst="0" w:colLast="0"/>
      <w:bookmarkEnd w:id="28"/>
      <w:r>
        <w:t>Data Source</w:t>
      </w:r>
    </w:p>
    <w:p w:rsidR="009F6024" w:rsidRDefault="009F6024" w:rsidP="00BD7746">
      <w:pPr>
        <w:pStyle w:val="Normal1"/>
        <w:jc w:val="both"/>
      </w:pPr>
      <w:r>
        <w:t>CP6 will use</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w:t>
      </w:r>
      <w:proofErr w:type="spellStart"/>
      <w:r w:rsidR="00FB3CBE">
        <w:t>Flic</w:t>
      </w:r>
      <w:r w:rsidR="00BF3A1A">
        <w:t>k</w:t>
      </w:r>
      <w:r w:rsidR="00FB3CBE">
        <w:t>r</w:t>
      </w:r>
      <w:proofErr w:type="spellEnd"/>
      <w:r w:rsidR="00BF3A1A">
        <w:t xml:space="preserve"> and licensed</w:t>
      </w:r>
      <w:r w:rsidR="00FB3CBE">
        <w:t xml:space="preserve"> under a Creative Commons license</w:t>
      </w:r>
      <w:r w:rsidR="00831CB6">
        <w:t>. Various logistical constraints for CP6 reduce this to 12,690 images</w:t>
      </w:r>
      <w:r w:rsidR="00297100">
        <w:t xml:space="preserve">. </w:t>
      </w:r>
      <w:ins w:id="29" w:author="Roddy Collins" w:date="2015-06-11T16:52:00Z">
        <w:r w:rsidR="005B6600">
          <w:t>See "S</w:t>
        </w:r>
      </w:ins>
      <w:ins w:id="30" w:author="Roddy Collins" w:date="2015-06-11T16:53:00Z">
        <w:r w:rsidR="005B6600">
          <w:t>olution I/O specification" for file format details.</w:t>
        </w:r>
      </w:ins>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lastRenderedPageBreak/>
        <w:t>The photo's title</w:t>
      </w:r>
      <w:ins w:id="31" w:author="Roddy Collins" w:date="2015-06-11T17:16:00Z">
        <w:r w:rsidR="00671E46">
          <w:t>, description, and location (any or all may be empty)</w:t>
        </w:r>
      </w:ins>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w:t>
      </w:r>
      <w:proofErr w:type="spellStart"/>
      <w:r>
        <w:t>Flickr</w:t>
      </w:r>
      <w:proofErr w:type="spellEnd"/>
      <w:r>
        <w:t xml:space="preserve"> users)</w:t>
      </w:r>
    </w:p>
    <w:p w:rsidR="00297100" w:rsidRDefault="00297100" w:rsidP="00BD7746">
      <w:pPr>
        <w:pStyle w:val="Normal1"/>
        <w:numPr>
          <w:ilvl w:val="0"/>
          <w:numId w:val="6"/>
        </w:numPr>
        <w:jc w:val="both"/>
      </w:pPr>
      <w:r>
        <w:t xml:space="preserve">Information on the </w:t>
      </w:r>
      <w:proofErr w:type="spellStart"/>
      <w:r>
        <w:t>Flickr</w:t>
      </w:r>
      <w:proofErr w:type="spellEnd"/>
      <w:r>
        <w:t xml:space="preserve">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 xml:space="preserve">Additionally, </w:t>
      </w:r>
      <w:proofErr w:type="spellStart"/>
      <w:r>
        <w:t>Kitware</w:t>
      </w:r>
      <w:proofErr w:type="spellEnd"/>
      <w:r>
        <w:t xml:space="preserv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as inner product or chi-squared distance. We will also provide </w:t>
      </w:r>
      <w:r w:rsidR="00B10407">
        <w:t>more specialized classifier outputs as described above for specific object detections or scene classifications.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86"/>
        <w:gridCol w:w="4590"/>
      </w:tblGrid>
      <w:tr w:rsidR="00FE2C71" w:rsidTr="00FE2C71">
        <w:tc>
          <w:tcPr>
            <w:tcW w:w="4788" w:type="dxa"/>
            <w:vAlign w:val="center"/>
          </w:tcPr>
          <w:p w:rsidR="00FE2C71" w:rsidRDefault="00FE2C71" w:rsidP="00BD7746">
            <w:pPr>
              <w:pStyle w:val="Normal1"/>
              <w:jc w:val="both"/>
            </w:pPr>
            <w:r w:rsidRPr="00FE2C71">
              <w:rPr>
                <w:noProof/>
              </w:rPr>
              <w:drawing>
                <wp:inline distT="0" distB="0" distL="0" distR="0">
                  <wp:extent cx="3009148" cy="2147136"/>
                  <wp:effectExtent l="19050" t="0" r="752"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1" cstate="print"/>
                          <a:srcRect l="6192" t="6799" r="8370" b="-3116"/>
                          <a:stretch>
                            <a:fillRect/>
                          </a:stretch>
                        </pic:blipFill>
                        <pic:spPr>
                          <a:xfrm>
                            <a:off x="0" y="0"/>
                            <a:ext cx="3009148" cy="2147136"/>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2"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831F3A">
        <w:fldChar w:fldCharType="begin"/>
      </w:r>
      <w:r w:rsidR="00A62CC0">
        <w:instrText xml:space="preserve"> SEQ Figure \* ARABIC </w:instrText>
      </w:r>
      <w:r w:rsidR="00831F3A">
        <w:fldChar w:fldCharType="separate"/>
      </w:r>
      <w:r w:rsidR="00120F6F">
        <w:rPr>
          <w:noProof/>
        </w:rPr>
        <w:t>1</w:t>
      </w:r>
      <w:r w:rsidR="00831F3A">
        <w:rPr>
          <w:noProof/>
        </w:rPr>
        <w:fldChar w:fldCharType="end"/>
      </w:r>
      <w:r>
        <w:t xml:space="preserve">; Left, label frequency histogram; right: per-image label co-occurrence </w:t>
      </w:r>
      <w:proofErr w:type="spellStart"/>
      <w:r>
        <w:t>heatmap</w:t>
      </w:r>
      <w:proofErr w:type="spellEnd"/>
      <w:r>
        <w:t>.</w:t>
      </w:r>
    </w:p>
    <w:p w:rsidR="00D13D7C" w:rsidRPr="002D5912" w:rsidRDefault="00D13D7C" w:rsidP="00D13D7C">
      <w:pPr>
        <w:pStyle w:val="Normal1"/>
        <w:jc w:val="both"/>
      </w:pPr>
      <w:commentRangeStart w:id="32"/>
      <w:r>
        <w:t xml:space="preserve">The dataset will scale in size from Round 1 to Round 2. The intent is that each round will define training (available) and testing (sequestered) subsets of the MIR14k data, scheduled as </w:t>
      </w:r>
      <w:commentRangeStart w:id="33"/>
      <w:r>
        <w:t>follows:</w:t>
      </w:r>
      <w:commentRangeEnd w:id="32"/>
      <w:r>
        <w:rPr>
          <w:rStyle w:val="CommentReference"/>
        </w:rPr>
        <w:commentReference w:id="32"/>
      </w:r>
      <w:commentRangeEnd w:id="33"/>
      <w:r w:rsidR="004C0F40">
        <w:rPr>
          <w:rStyle w:val="CommentReference"/>
        </w:rPr>
        <w:commentReference w:id="33"/>
      </w:r>
    </w:p>
    <w:p w:rsidR="00297100" w:rsidRDefault="00297100" w:rsidP="00BD7746">
      <w:pPr>
        <w:pStyle w:val="Normal1"/>
        <w:jc w:val="both"/>
      </w:pPr>
    </w:p>
    <w:p w:rsidR="00297100" w:rsidRDefault="00297100" w:rsidP="00297100">
      <w:pPr>
        <w:pStyle w:val="Normal1"/>
        <w:numPr>
          <w:ilvl w:val="0"/>
          <w:numId w:val="11"/>
        </w:numPr>
        <w:jc w:val="both"/>
      </w:pPr>
      <w:r>
        <w:t xml:space="preserve">Round 1 (introduced July 2015, evaluated January 2016): </w:t>
      </w:r>
      <w:commentRangeStart w:id="34"/>
      <w:r w:rsidR="00405A69">
        <w:t xml:space="preserve">This data drop will </w:t>
      </w:r>
      <w:r w:rsidR="00D13D7C">
        <w:t xml:space="preserve">focus on images which do </w:t>
      </w:r>
      <w:r w:rsidR="00D13D7C">
        <w:rPr>
          <w:b/>
        </w:rPr>
        <w:t>not</w:t>
      </w:r>
      <w:r w:rsidR="00D13D7C">
        <w:t xml:space="preserve"> include the label </w:t>
      </w:r>
      <w:commentRangeStart w:id="35"/>
      <w:r w:rsidR="00D13D7C">
        <w:t>"structure</w:t>
      </w:r>
      <w:r w:rsidR="009436C3">
        <w:t>s</w:t>
      </w:r>
      <w:r w:rsidR="00D13D7C">
        <w:t>"</w:t>
      </w:r>
      <w:commentRangeEnd w:id="34"/>
      <w:r w:rsidR="009436C3">
        <w:rPr>
          <w:rStyle w:val="CommentReference"/>
        </w:rPr>
        <w:commentReference w:id="34"/>
      </w:r>
      <w:r w:rsidR="00D13D7C">
        <w:t xml:space="preserve">, </w:t>
      </w:r>
      <w:commentRangeEnd w:id="35"/>
      <w:r w:rsidR="00671E46">
        <w:rPr>
          <w:rStyle w:val="CommentReference"/>
        </w:rPr>
        <w:commentReference w:id="35"/>
      </w:r>
      <w:r w:rsidR="004C0F40">
        <w:t xml:space="preserve">which </w:t>
      </w:r>
      <w:r w:rsidR="00424242">
        <w:t>results in a set of 7269 images.</w:t>
      </w:r>
      <w:r w:rsidR="009F6024">
        <w:br/>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 5421 images with the label "structure</w:t>
      </w:r>
      <w:r w:rsidR="009436C3">
        <w:t>s</w:t>
      </w:r>
      <w:r w:rsidR="00424242">
        <w:t>".</w:t>
      </w:r>
    </w:p>
    <w:p w:rsidR="004B75C9" w:rsidRDefault="004B75C9">
      <w:pPr>
        <w:pStyle w:val="Normal1"/>
        <w:ind w:left="360"/>
        <w:jc w:val="both"/>
      </w:pPr>
    </w:p>
    <w:p w:rsidR="00424242" w:rsidRDefault="00424242" w:rsidP="00297100">
      <w:pPr>
        <w:pStyle w:val="Normal1"/>
        <w:numPr>
          <w:ilvl w:val="0"/>
          <w:numId w:val="11"/>
        </w:numPr>
        <w:jc w:val="both"/>
      </w:pPr>
      <w:r>
        <w:t>For both rounds, data will be partitioned into test and train sets based on EXIF timestamps: data taken before December 2007 will be training, data after December 2007 will be test. Data with no EXIF timestamp (approximately 2000 images) will be split evenly between testing and training. Figure 2 shows the distribution of Round 1 and Round 2 data versus timestamp.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424242" w:rsidTr="00424242">
        <w:tc>
          <w:tcPr>
            <w:tcW w:w="9576" w:type="dxa"/>
          </w:tcPr>
          <w:p w:rsidR="00424242" w:rsidRDefault="00424242" w:rsidP="00424242">
            <w:pPr>
              <w:pStyle w:val="Normal1"/>
              <w:keepNext/>
              <w:jc w:val="both"/>
            </w:pPr>
            <w:r>
              <w:rPr>
                <w:noProof/>
              </w:rPr>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3"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831F3A">
        <w:fldChar w:fldCharType="begin"/>
      </w:r>
      <w:r w:rsidR="00A62CC0">
        <w:instrText xml:space="preserve"> SEQ Figure \* ARABIC </w:instrText>
      </w:r>
      <w:r w:rsidR="00831F3A">
        <w:fldChar w:fldCharType="separate"/>
      </w:r>
      <w:r w:rsidR="00120F6F">
        <w:rPr>
          <w:noProof/>
        </w:rPr>
        <w:t>2</w:t>
      </w:r>
      <w:r w:rsidR="00831F3A">
        <w:rPr>
          <w:noProof/>
        </w:rPr>
        <w:fldChar w:fldCharType="end"/>
      </w:r>
      <w:r>
        <w:t>; EXIF-timestamp distribution of round 1 and round 2 data</w:t>
      </w:r>
    </w:p>
    <w:p w:rsidR="00671AD3" w:rsidRDefault="004C6413" w:rsidP="00BD7746">
      <w:pPr>
        <w:pStyle w:val="Heading2"/>
        <w:contextualSpacing w:val="0"/>
        <w:jc w:val="both"/>
      </w:pPr>
      <w:bookmarkStart w:id="36" w:name="h.f3antm2jh9f4" w:colFirst="0" w:colLast="0"/>
      <w:bookmarkEnd w:id="36"/>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w:t>
      </w:r>
      <w:proofErr w:type="spellStart"/>
      <w:r w:rsidRPr="00B10407">
        <w:t>mAP</w:t>
      </w:r>
      <w:proofErr w:type="spellEnd"/>
      <w:r w:rsidRPr="00B10407">
        <w:t xml:space="preserve">)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 xml:space="preserve">The </w:t>
      </w:r>
      <w:proofErr w:type="spellStart"/>
      <w:r w:rsidRPr="00B10407">
        <w:t>mAP</w:t>
      </w:r>
      <w:proofErr w:type="spellEnd"/>
      <w:r w:rsidRPr="00B10407">
        <w:t xml:space="preserve">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w:t>
      </w:r>
      <w:proofErr w:type="spellStart"/>
      <w:r w:rsidRPr="00B10407">
        <w:t>mAP</w:t>
      </w:r>
      <w:proofErr w:type="spellEnd"/>
      <w:r w:rsidRPr="00B10407">
        <w:t>.</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w:lastRenderedPageBreak/>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w:del w:id="37" w:author="Tom Dietterich" w:date="2015-06-11T16:33:00Z">
                          <m:r>
                            <w:rPr>
                              <w:rFonts w:ascii="Cambria Math" w:hAnsi="Cambria Math"/>
                            </w:rPr>
                            <m:t>Pos</m:t>
                          </m:r>
                        </w:del>
                        <w:ins w:id="38" w:author="Tom Dietterich" w:date="2015-06-11T16:33:00Z">
                          <m:r>
                            <w:rPr>
                              <w:rFonts w:ascii="Cambria Math" w:hAnsi="Cambria Math"/>
                            </w:rPr>
                            <m:t>Neg</m:t>
                          </m:r>
                        </w:ins>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w:del w:id="39" w:author="Tom Dietterich" w:date="2015-06-11T16:33:00Z">
                          <m:r>
                            <w:rPr>
                              <w:rFonts w:ascii="Cambria Math" w:hAnsi="Cambria Math"/>
                            </w:rPr>
                            <m:t>Neg</m:t>
                          </m:r>
                        </w:del>
                        <w:ins w:id="40" w:author="Tom Dietterich" w:date="2015-06-11T16:33:00Z">
                          <m:r>
                            <w:rPr>
                              <w:rFonts w:ascii="Cambria Math" w:hAnsi="Cambria Math"/>
                            </w:rPr>
                            <m:t>Pos</m:t>
                          </m:r>
                        </w:ins>
                      </m:sup>
                    </m:sSubSup>
                  </m:e>
                </m:d>
              </m:den>
            </m:f>
          </m:e>
        </m:d>
      </m:oMath>
      <w:r w:rsidRPr="00B10407">
        <w:t xml:space="preserve"> </w:t>
      </w:r>
      <w:r w:rsidRPr="00B10407">
        <w:tab/>
      </w:r>
      <w:r w:rsidRPr="00B10407">
        <w:tab/>
      </w:r>
      <w:r w:rsidRPr="00B10407">
        <w:tab/>
      </w:r>
      <w:r w:rsidRPr="00B10407">
        <w:tab/>
      </w:r>
      <w:r w:rsidRPr="00B10407">
        <w:tab/>
      </w:r>
      <w:r w:rsidRPr="00B10407">
        <w:tab/>
        <w:t>(6)</w:t>
      </w:r>
    </w:p>
    <w:p w:rsidR="00BD7746" w:rsidRDefault="00BD7746" w:rsidP="00B10407">
      <w:pPr>
        <w:pStyle w:val="Normal1"/>
        <w:rPr>
          <w:bCs/>
        </w:rPr>
      </w:pPr>
    </w:p>
    <w:p w:rsidR="00B10407" w:rsidRPr="00B10407" w:rsidRDefault="00B10407" w:rsidP="00936191">
      <w:pPr>
        <w:pStyle w:val="Normal1"/>
        <w:jc w:val="both"/>
        <w:rPr>
          <w:bCs/>
        </w:rPr>
      </w:pPr>
      <w:r w:rsidRPr="00B10407">
        <w:rPr>
          <w:bCs/>
        </w:rPr>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del w:id="41" w:author="Tom Dietterich" w:date="2015-06-11T16:27:00Z">
        <w:r w:rsidRPr="00B10407" w:rsidDel="004C04C7">
          <w:delText xml:space="preserve"> number</w:delText>
        </w:r>
      </w:del>
      <w:ins w:id="42" w:author="Tom Dietterich" w:date="2015-06-11T16:27:00Z">
        <w:r w:rsidR="004C04C7">
          <w:t xml:space="preserve"> set</w:t>
        </w:r>
      </w:ins>
      <w:r w:rsidRPr="00B10407">
        <w:t xml:space="preserve"> of images with positive </w:t>
      </w:r>
      <w:ins w:id="43" w:author="Tom Dietterich" w:date="2015-06-11T16:27:00Z">
        <w:r w:rsidR="004C04C7">
          <w:t xml:space="preserve">predicted </w:t>
        </w:r>
      </w:ins>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del w:id="44" w:author="Tom Dietterich" w:date="2015-06-11T16:27:00Z">
        <w:r w:rsidRPr="00B10407" w:rsidDel="004C04C7">
          <w:rPr>
            <w:bCs/>
          </w:rPr>
          <w:delText xml:space="preserve">number </w:delText>
        </w:r>
      </w:del>
      <w:ins w:id="45" w:author="Tom Dietterich" w:date="2015-06-11T16:27:00Z">
        <w:r w:rsidR="004C04C7">
          <w:rPr>
            <w:bCs/>
          </w:rPr>
          <w:t>set</w:t>
        </w:r>
        <w:r w:rsidR="004C04C7" w:rsidRPr="00B10407">
          <w:rPr>
            <w:bCs/>
          </w:rPr>
          <w:t xml:space="preserve"> </w:t>
        </w:r>
      </w:ins>
      <w:r w:rsidRPr="00B10407">
        <w:rPr>
          <w:bCs/>
        </w:rPr>
        <w:t xml:space="preserve">of </w:t>
      </w:r>
      <w:del w:id="46" w:author="Tom Dietterich" w:date="2015-06-11T16:27:00Z">
        <w:r w:rsidRPr="00B10407" w:rsidDel="004C04C7">
          <w:rPr>
            <w:bCs/>
          </w:rPr>
          <w:delText xml:space="preserve">negative </w:delText>
        </w:r>
      </w:del>
      <w:r w:rsidRPr="00B10407">
        <w:rPr>
          <w:bCs/>
        </w:rPr>
        <w:t>images</w:t>
      </w:r>
      <w:ins w:id="47" w:author="Tom Dietterich" w:date="2015-06-11T16:27:00Z">
        <w:r w:rsidR="004C04C7">
          <w:rPr>
            <w:bCs/>
          </w:rPr>
          <w:t xml:space="preserve"> with negative predicted labels</w:t>
        </w:r>
      </w:ins>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del w:id="48" w:author="Tom Dietterich" w:date="2015-06-11T16:54:00Z">
        <w:r w:rsidRPr="00B10407" w:rsidDel="00ED7FAA">
          <w:delText xml:space="preserve">number of </w:delText>
        </w:r>
      </w:del>
      <w:ins w:id="49" w:author="Tom Dietterich" w:date="2015-06-11T16:54:00Z">
        <w:r w:rsidR="00ED7FAA">
          <w:t xml:space="preserve">sets of </w:t>
        </w:r>
      </w:ins>
      <w:bookmarkStart w:id="50" w:name="_GoBack"/>
      <w:bookmarkEnd w:id="50"/>
      <w:r w:rsidRPr="00B10407">
        <w:t>correct positive and negative images, respectively.</w:t>
      </w:r>
    </w:p>
    <w:p w:rsidR="00B10407" w:rsidRDefault="00B10407">
      <w:pPr>
        <w:pStyle w:val="Normal1"/>
      </w:pPr>
    </w:p>
    <w:p w:rsidR="00B10407" w:rsidRDefault="004C6413" w:rsidP="00936191">
      <w:pPr>
        <w:pStyle w:val="Heading1"/>
        <w:contextualSpacing w:val="0"/>
        <w:jc w:val="both"/>
      </w:pPr>
      <w:bookmarkStart w:id="51" w:name="h.oxtyd3e8m420" w:colFirst="0" w:colLast="0"/>
      <w:bookmarkEnd w:id="51"/>
      <w:commentRangeStart w:id="52"/>
      <w:r>
        <w:t>Solution I/O Specification</w:t>
      </w:r>
      <w:commentRangeEnd w:id="52"/>
      <w:r w:rsidR="00D54855">
        <w:rPr>
          <w:rStyle w:val="CommentReference"/>
          <w:rFonts w:ascii="Arial" w:eastAsia="Arial" w:hAnsi="Arial" w:cs="Arial"/>
        </w:rPr>
        <w:commentReference w:id="52"/>
      </w:r>
    </w:p>
    <w:p w:rsidR="001775DE" w:rsidRDefault="001775DE" w:rsidP="001775DE">
      <w:pPr>
        <w:pStyle w:val="Normal1"/>
      </w:pPr>
    </w:p>
    <w:p w:rsidR="001775DE" w:rsidRPr="00444A74" w:rsidRDefault="001775DE" w:rsidP="001775DE">
      <w:pPr>
        <w:pStyle w:val="Normal1"/>
      </w:pPr>
      <w:r>
        <w:t>This section first describes the text files which contain the training and test data, then how input and output files are formatted.</w:t>
      </w:r>
    </w:p>
    <w:p w:rsidR="001775DE" w:rsidRPr="00C06B6E" w:rsidRDefault="001775DE" w:rsidP="001775DE">
      <w:pPr>
        <w:pStyle w:val="Heading2"/>
        <w:contextualSpacing w:val="0"/>
        <w:jc w:val="both"/>
        <w:rPr>
          <w:sz w:val="32"/>
        </w:rPr>
      </w:pPr>
      <w:r>
        <w:rPr>
          <w:sz w:val="32"/>
        </w:rPr>
        <w:t>Dataset</w:t>
      </w:r>
      <w:r w:rsidRPr="00C06B6E">
        <w:rPr>
          <w:sz w:val="32"/>
        </w:rPr>
        <w:t xml:space="preserve"> Overview</w:t>
      </w:r>
    </w:p>
    <w:p w:rsidR="001775DE" w:rsidRDefault="001775DE" w:rsidP="001775DE">
      <w:pPr>
        <w:pStyle w:val="Normal1"/>
      </w:pPr>
    </w:p>
    <w:p w:rsidR="001775DE" w:rsidRDefault="001775DE" w:rsidP="001775DE">
      <w:pPr>
        <w:pStyle w:val="Normal1"/>
      </w:pPr>
      <w:r>
        <w:t>Dataset data will be provided as a set of "flat" text files. Lines are space-separated sequences of values. Strings are UTF-8 encoded, enclosed in double-quotes. Any double-quotes in the string are replaced by spaces.</w:t>
      </w:r>
    </w:p>
    <w:p w:rsidR="001775DE" w:rsidRDefault="001775DE" w:rsidP="001775DE">
      <w:pPr>
        <w:pStyle w:val="Normal1"/>
      </w:pPr>
    </w:p>
    <w:p w:rsidR="001775DE" w:rsidRDefault="001775DE" w:rsidP="001775DE">
      <w:pPr>
        <w:pStyle w:val="Normal1"/>
      </w:pPr>
      <w:r>
        <w:t xml:space="preserve">Many values are communicated via attribute indicator strings, which are of the form </w:t>
      </w:r>
      <m:oMath>
        <m:r>
          <w:rPr>
            <w:rFonts w:ascii="Cambria Math" w:hAnsi="Cambria Math"/>
          </w:rPr>
          <m:t>s=</m:t>
        </m:r>
        <m:sSup>
          <m:sSupPr>
            <m:ctrlPr>
              <w:rPr>
                <w:rFonts w:ascii="Cambria Math" w:hAnsi="Cambria Math"/>
                <w:i/>
              </w:rPr>
            </m:ctrlPr>
          </m:sSupPr>
          <m:e>
            <m:r>
              <w:rPr>
                <w:rFonts w:ascii="Cambria Math" w:hAnsi="Cambria Math"/>
              </w:rPr>
              <m:t>{'.','0','1'}</m:t>
            </m:r>
          </m:e>
          <m:sup>
            <m:r>
              <w:rPr>
                <w:rFonts w:ascii="Cambria Math" w:hAnsi="Cambria Math"/>
              </w:rPr>
              <m:t>n</m:t>
            </m:r>
          </m:sup>
        </m:sSup>
      </m:oMath>
      <w:r>
        <w:t xml:space="preserve">, where </w:t>
      </w:r>
      <m:oMath>
        <m:r>
          <w:rPr>
            <w:rFonts w:ascii="Cambria Math" w:hAnsi="Cambria Math"/>
          </w:rPr>
          <m:t>s[i]</m:t>
        </m:r>
      </m:oMath>
      <w:r>
        <w:t xml:space="preserve"> indicates the attribute state of the </w:t>
      </w:r>
      <w:proofErr w:type="spellStart"/>
      <w:r>
        <w:t>i'th</w:t>
      </w:r>
      <w:proofErr w:type="spellEnd"/>
      <w:r>
        <w:t xml:space="preserve"> element; typically '0' indicates the attribute is not present, '1' indicates that it is present, and '.' indicates that the state of the attribute was not observed.</w:t>
      </w:r>
    </w:p>
    <w:p w:rsidR="001775DE" w:rsidRDefault="001775DE" w:rsidP="001775DE">
      <w:pPr>
        <w:pStyle w:val="Heading2"/>
        <w:contextualSpacing w:val="0"/>
        <w:jc w:val="both"/>
      </w:pPr>
      <w:r>
        <w:t>Label Table</w:t>
      </w:r>
    </w:p>
    <w:p w:rsidR="001775DE" w:rsidRDefault="001775DE" w:rsidP="001775DE">
      <w:pPr>
        <w:pStyle w:val="Normal1"/>
      </w:pPr>
      <w:r>
        <w:t>This file contains 24 lines, one line per label; the fields are:</w:t>
      </w:r>
    </w:p>
    <w:p w:rsidR="001775DE" w:rsidRDefault="001775DE" w:rsidP="001775DE">
      <w:pPr>
        <w:pStyle w:val="Normal1"/>
      </w:pPr>
    </w:p>
    <w:p w:rsidR="001775DE" w:rsidRPr="00924B8A" w:rsidRDefault="001775DE" w:rsidP="001775DE">
      <w:pPr>
        <w:pStyle w:val="Normal1"/>
        <w:rPr>
          <w:rFonts w:ascii="Courier New" w:hAnsi="Courier New" w:cs="Courier New"/>
          <w:b/>
        </w:rPr>
      </w:pPr>
      <w:proofErr w:type="spellStart"/>
      <w:r w:rsidRPr="00924B8A">
        <w:rPr>
          <w:rFonts w:ascii="Courier New" w:hAnsi="Courier New" w:cs="Courier New"/>
          <w:b/>
        </w:rPr>
        <w:t>label_id</w:t>
      </w:r>
      <w:proofErr w:type="spellEnd"/>
      <w:r w:rsidRPr="00924B8A">
        <w:rPr>
          <w:rFonts w:ascii="Courier New" w:hAnsi="Courier New" w:cs="Courier New"/>
          <w:b/>
        </w:rPr>
        <w:t xml:space="preserve"> </w:t>
      </w:r>
      <w:proofErr w:type="spellStart"/>
      <w:r w:rsidRPr="00924B8A">
        <w:rPr>
          <w:rFonts w:ascii="Courier New" w:hAnsi="Courier New" w:cs="Courier New"/>
          <w:b/>
        </w:rPr>
        <w:t>label_string</w:t>
      </w:r>
      <w:proofErr w:type="spellEnd"/>
    </w:p>
    <w:p w:rsidR="001775DE" w:rsidRDefault="001775DE" w:rsidP="001775DE">
      <w:pPr>
        <w:pStyle w:val="Normal1"/>
      </w:pPr>
    </w:p>
    <w:tbl>
      <w:tblPr>
        <w:tblStyle w:val="TableGrid"/>
        <w:tblW w:w="0" w:type="auto"/>
        <w:tblLook w:val="04A0"/>
      </w:tblPr>
      <w:tblGrid>
        <w:gridCol w:w="1368"/>
        <w:gridCol w:w="1440"/>
        <w:gridCol w:w="6768"/>
      </w:tblGrid>
      <w:tr w:rsidR="001775DE" w:rsidTr="00A66F4E">
        <w:tc>
          <w:tcPr>
            <w:tcW w:w="1368" w:type="dxa"/>
          </w:tcPr>
          <w:p w:rsidR="001775DE" w:rsidRDefault="001775DE" w:rsidP="00A66F4E">
            <w:pPr>
              <w:pStyle w:val="Normal1"/>
            </w:pPr>
            <w:proofErr w:type="spellStart"/>
            <w:r>
              <w:t>label_id</w:t>
            </w:r>
            <w:proofErr w:type="spellEnd"/>
          </w:p>
        </w:tc>
        <w:tc>
          <w:tcPr>
            <w:tcW w:w="1440" w:type="dxa"/>
          </w:tcPr>
          <w:p w:rsidR="001775DE" w:rsidRDefault="001775DE" w:rsidP="00A66F4E">
            <w:pPr>
              <w:pStyle w:val="Normal1"/>
            </w:pPr>
            <w:r>
              <w:t>unsigned</w:t>
            </w:r>
          </w:p>
        </w:tc>
        <w:tc>
          <w:tcPr>
            <w:tcW w:w="6768" w:type="dxa"/>
          </w:tcPr>
          <w:p w:rsidR="001775DE" w:rsidRDefault="001775DE" w:rsidP="00A66F4E">
            <w:pPr>
              <w:pStyle w:val="Normal1"/>
            </w:pPr>
            <w:r>
              <w:t>The ordinal of this label (range 0-23).</w:t>
            </w:r>
          </w:p>
        </w:tc>
      </w:tr>
      <w:tr w:rsidR="001775DE" w:rsidTr="00A66F4E">
        <w:tc>
          <w:tcPr>
            <w:tcW w:w="1368" w:type="dxa"/>
          </w:tcPr>
          <w:p w:rsidR="001775DE" w:rsidRDefault="001775DE" w:rsidP="00A66F4E">
            <w:pPr>
              <w:pStyle w:val="Normal1"/>
            </w:pPr>
            <w:proofErr w:type="spellStart"/>
            <w:r>
              <w:t>label_string</w:t>
            </w:r>
            <w:proofErr w:type="spellEnd"/>
          </w:p>
        </w:tc>
        <w:tc>
          <w:tcPr>
            <w:tcW w:w="1440" w:type="dxa"/>
          </w:tcPr>
          <w:p w:rsidR="001775DE" w:rsidRDefault="001775DE" w:rsidP="00A66F4E">
            <w:pPr>
              <w:pStyle w:val="Normal1"/>
            </w:pPr>
            <w:r>
              <w:t>string</w:t>
            </w:r>
          </w:p>
        </w:tc>
        <w:tc>
          <w:tcPr>
            <w:tcW w:w="6768" w:type="dxa"/>
          </w:tcPr>
          <w:p w:rsidR="001775DE" w:rsidRDefault="001775DE" w:rsidP="00A66F4E">
            <w:pPr>
              <w:pStyle w:val="Normal1"/>
            </w:pPr>
            <w:r>
              <w:t>The text of the label.</w:t>
            </w:r>
          </w:p>
        </w:tc>
      </w:tr>
    </w:tbl>
    <w:p w:rsidR="001775DE" w:rsidRDefault="001775DE" w:rsidP="001775DE">
      <w:pPr>
        <w:pStyle w:val="Normal1"/>
      </w:pPr>
    </w:p>
    <w:p w:rsidR="001775DE" w:rsidRDefault="001775DE" w:rsidP="001775DE">
      <w:pPr>
        <w:pStyle w:val="Normal1"/>
      </w:pPr>
      <w:r>
        <w:t>The labels are the 24 identifiers associated to the MIRFLICKR image set by the MIRFLICKR team.</w:t>
      </w:r>
    </w:p>
    <w:p w:rsidR="001775DE" w:rsidRDefault="001775DE" w:rsidP="001775DE">
      <w:pPr>
        <w:pStyle w:val="Heading2"/>
        <w:contextualSpacing w:val="0"/>
        <w:jc w:val="both"/>
      </w:pPr>
      <w:r>
        <w:t>Image Table</w:t>
      </w:r>
    </w:p>
    <w:p w:rsidR="001775DE" w:rsidRDefault="001775DE" w:rsidP="001775DE">
      <w:pPr>
        <w:pStyle w:val="Normal1"/>
      </w:pPr>
      <w:r>
        <w:t>This file contains one line per image; the fields are:</w:t>
      </w:r>
    </w:p>
    <w:p w:rsidR="001775DE" w:rsidRDefault="001775DE" w:rsidP="001775DE">
      <w:pPr>
        <w:pStyle w:val="Normal1"/>
      </w:pPr>
    </w:p>
    <w:p w:rsidR="001775DE" w:rsidRPr="00657BBD" w:rsidRDefault="001775DE" w:rsidP="001775DE">
      <w:pPr>
        <w:pStyle w:val="Normal1"/>
        <w:rPr>
          <w:rFonts w:ascii="Courier New" w:hAnsi="Courier New" w:cs="Courier New"/>
          <w:b/>
        </w:rPr>
      </w:pPr>
      <w:r>
        <w:rPr>
          <w:rFonts w:ascii="Courier New" w:hAnsi="Courier New" w:cs="Courier New"/>
          <w:b/>
        </w:rPr>
        <w:t xml:space="preserve">index </w:t>
      </w:r>
      <w:proofErr w:type="spellStart"/>
      <w:r>
        <w:rPr>
          <w:rFonts w:ascii="Courier New" w:hAnsi="Courier New" w:cs="Courier New"/>
          <w:b/>
        </w:rPr>
        <w:t>image</w:t>
      </w:r>
      <w:r w:rsidRPr="00657BBD">
        <w:rPr>
          <w:rFonts w:ascii="Courier New" w:hAnsi="Courier New" w:cs="Courier New"/>
          <w:b/>
        </w:rPr>
        <w:t>_id</w:t>
      </w:r>
      <w:proofErr w:type="spellEnd"/>
      <w:r w:rsidRPr="00657BBD">
        <w:rPr>
          <w:rFonts w:ascii="Courier New" w:hAnsi="Courier New" w:cs="Courier New"/>
          <w:b/>
        </w:rPr>
        <w:t xml:space="preserve"> </w:t>
      </w:r>
      <w:proofErr w:type="spellStart"/>
      <w:r w:rsidRPr="00657BBD">
        <w:rPr>
          <w:rFonts w:ascii="Courier New" w:hAnsi="Courier New" w:cs="Courier New"/>
          <w:b/>
        </w:rPr>
        <w:t>owner_id</w:t>
      </w:r>
      <w:proofErr w:type="spellEnd"/>
      <w:r w:rsidRPr="00657BBD">
        <w:rPr>
          <w:rFonts w:ascii="Courier New" w:hAnsi="Courier New" w:cs="Courier New"/>
          <w:b/>
        </w:rPr>
        <w:t xml:space="preserve"> </w:t>
      </w:r>
      <w:r>
        <w:rPr>
          <w:rFonts w:ascii="Courier New" w:hAnsi="Courier New" w:cs="Courier New"/>
          <w:b/>
        </w:rPr>
        <w:t xml:space="preserve">title description </w:t>
      </w:r>
      <w:proofErr w:type="spellStart"/>
      <w:r w:rsidRPr="00657BBD">
        <w:rPr>
          <w:rFonts w:ascii="Courier New" w:hAnsi="Courier New" w:cs="Courier New"/>
          <w:b/>
        </w:rPr>
        <w:t>label_vector</w:t>
      </w:r>
      <w:proofErr w:type="spellEnd"/>
      <w:r w:rsidRPr="00657BBD">
        <w:rPr>
          <w:rFonts w:ascii="Courier New" w:hAnsi="Courier New" w:cs="Courier New"/>
          <w:b/>
        </w:rPr>
        <w:t xml:space="preserve"> </w:t>
      </w:r>
    </w:p>
    <w:p w:rsidR="001775DE" w:rsidRDefault="001775DE" w:rsidP="001775DE">
      <w:pPr>
        <w:pStyle w:val="Normal1"/>
        <w:jc w:val="both"/>
      </w:pPr>
    </w:p>
    <w:tbl>
      <w:tblPr>
        <w:tblStyle w:val="TableGrid"/>
        <w:tblW w:w="0" w:type="auto"/>
        <w:tblLook w:val="04A0"/>
      </w:tblPr>
      <w:tblGrid>
        <w:gridCol w:w="1463"/>
        <w:gridCol w:w="1795"/>
        <w:gridCol w:w="6318"/>
      </w:tblGrid>
      <w:tr w:rsidR="001775DE" w:rsidTr="00A66F4E">
        <w:tc>
          <w:tcPr>
            <w:tcW w:w="1463" w:type="dxa"/>
            <w:vAlign w:val="center"/>
          </w:tcPr>
          <w:p w:rsidR="001775DE" w:rsidRDefault="001775DE" w:rsidP="00A66F4E">
            <w:pPr>
              <w:pStyle w:val="Normal1"/>
              <w:jc w:val="both"/>
            </w:pPr>
            <w:proofErr w:type="spellStart"/>
            <w:r>
              <w:t>image_id</w:t>
            </w:r>
            <w:proofErr w:type="spellEnd"/>
          </w:p>
        </w:tc>
        <w:tc>
          <w:tcPr>
            <w:tcW w:w="1795" w:type="dxa"/>
            <w:vAlign w:val="center"/>
          </w:tcPr>
          <w:p w:rsidR="001775DE" w:rsidRDefault="001775DE" w:rsidP="00A66F4E">
            <w:pPr>
              <w:pStyle w:val="Normal1"/>
              <w:jc w:val="both"/>
            </w:pPr>
            <w:r>
              <w:t xml:space="preserve">unsigned </w:t>
            </w:r>
          </w:p>
        </w:tc>
        <w:tc>
          <w:tcPr>
            <w:tcW w:w="6318" w:type="dxa"/>
            <w:vAlign w:val="center"/>
          </w:tcPr>
          <w:p w:rsidR="001775DE" w:rsidRDefault="001775DE" w:rsidP="00A66F4E">
            <w:pPr>
              <w:pStyle w:val="Normal1"/>
              <w:jc w:val="both"/>
            </w:pPr>
            <w:r>
              <w:t xml:space="preserve">The ordinal of this image in the dataset.  </w:t>
            </w:r>
          </w:p>
        </w:tc>
      </w:tr>
      <w:tr w:rsidR="001775DE" w:rsidTr="00A66F4E">
        <w:tc>
          <w:tcPr>
            <w:tcW w:w="1463" w:type="dxa"/>
            <w:vAlign w:val="center"/>
          </w:tcPr>
          <w:p w:rsidR="001775DE" w:rsidRDefault="001775DE" w:rsidP="00A66F4E">
            <w:pPr>
              <w:pStyle w:val="Normal1"/>
              <w:jc w:val="both"/>
            </w:pPr>
            <w:proofErr w:type="spellStart"/>
            <w:r>
              <w:t>image_id</w:t>
            </w:r>
            <w:proofErr w:type="spellEnd"/>
          </w:p>
        </w:tc>
        <w:tc>
          <w:tcPr>
            <w:tcW w:w="1795" w:type="dxa"/>
            <w:vAlign w:val="center"/>
          </w:tcPr>
          <w:p w:rsidR="001775DE" w:rsidRDefault="001775DE" w:rsidP="00A66F4E">
            <w:pPr>
              <w:pStyle w:val="Normal1"/>
              <w:jc w:val="both"/>
            </w:pPr>
            <w:r>
              <w:t>string</w:t>
            </w:r>
          </w:p>
        </w:tc>
        <w:tc>
          <w:tcPr>
            <w:tcW w:w="6318" w:type="dxa"/>
            <w:vAlign w:val="center"/>
          </w:tcPr>
          <w:p w:rsidR="001775DE" w:rsidRDefault="001775DE" w:rsidP="00A66F4E">
            <w:pPr>
              <w:pStyle w:val="Normal1"/>
              <w:jc w:val="both"/>
            </w:pPr>
            <w:r>
              <w:t xml:space="preserve">The </w:t>
            </w:r>
            <w:proofErr w:type="spellStart"/>
            <w:r>
              <w:t>Flickr</w:t>
            </w:r>
            <w:proofErr w:type="spellEnd"/>
            <w:r>
              <w:t xml:space="preserve"> ID of the image.</w:t>
            </w:r>
          </w:p>
        </w:tc>
      </w:tr>
      <w:tr w:rsidR="001775DE" w:rsidTr="00A66F4E">
        <w:tc>
          <w:tcPr>
            <w:tcW w:w="1463" w:type="dxa"/>
            <w:vAlign w:val="center"/>
          </w:tcPr>
          <w:p w:rsidR="001775DE" w:rsidRDefault="001775DE" w:rsidP="00A66F4E">
            <w:pPr>
              <w:pStyle w:val="Normal1"/>
              <w:jc w:val="both"/>
            </w:pPr>
            <w:proofErr w:type="spellStart"/>
            <w:r>
              <w:t>owner_id</w:t>
            </w:r>
            <w:proofErr w:type="spellEnd"/>
          </w:p>
        </w:tc>
        <w:tc>
          <w:tcPr>
            <w:tcW w:w="1795" w:type="dxa"/>
            <w:vAlign w:val="center"/>
          </w:tcPr>
          <w:p w:rsidR="001775DE" w:rsidRDefault="001775DE" w:rsidP="00A66F4E">
            <w:pPr>
              <w:pStyle w:val="Normal1"/>
              <w:jc w:val="both"/>
            </w:pPr>
            <w:r>
              <w:t>string</w:t>
            </w:r>
          </w:p>
        </w:tc>
        <w:tc>
          <w:tcPr>
            <w:tcW w:w="6318" w:type="dxa"/>
            <w:vAlign w:val="center"/>
          </w:tcPr>
          <w:p w:rsidR="001775DE" w:rsidRDefault="001775DE" w:rsidP="00A66F4E">
            <w:pPr>
              <w:pStyle w:val="Normal1"/>
              <w:jc w:val="both"/>
            </w:pPr>
            <w:r>
              <w:t xml:space="preserve">The </w:t>
            </w:r>
            <w:proofErr w:type="spellStart"/>
            <w:r>
              <w:t>Flickr</w:t>
            </w:r>
            <w:proofErr w:type="spellEnd"/>
            <w:r>
              <w:t xml:space="preserve"> ID of the owner.</w:t>
            </w:r>
          </w:p>
        </w:tc>
      </w:tr>
      <w:tr w:rsidR="001775DE" w:rsidTr="00A66F4E">
        <w:tc>
          <w:tcPr>
            <w:tcW w:w="1463" w:type="dxa"/>
            <w:vAlign w:val="center"/>
          </w:tcPr>
          <w:p w:rsidR="001775DE" w:rsidRDefault="001775DE" w:rsidP="00A66F4E">
            <w:pPr>
              <w:pStyle w:val="Normal1"/>
              <w:jc w:val="both"/>
            </w:pPr>
            <w:r>
              <w:t>title</w:t>
            </w:r>
          </w:p>
        </w:tc>
        <w:tc>
          <w:tcPr>
            <w:tcW w:w="1795" w:type="dxa"/>
            <w:vAlign w:val="center"/>
          </w:tcPr>
          <w:p w:rsidR="001775DE" w:rsidRDefault="001775DE" w:rsidP="00A66F4E">
            <w:pPr>
              <w:pStyle w:val="Normal1"/>
              <w:jc w:val="both"/>
            </w:pPr>
            <w:r>
              <w:t>string</w:t>
            </w:r>
          </w:p>
        </w:tc>
        <w:tc>
          <w:tcPr>
            <w:tcW w:w="6318" w:type="dxa"/>
            <w:vAlign w:val="center"/>
          </w:tcPr>
          <w:p w:rsidR="001775DE" w:rsidRDefault="001775DE" w:rsidP="00A66F4E">
            <w:pPr>
              <w:pStyle w:val="Normal1"/>
              <w:jc w:val="both"/>
            </w:pPr>
            <w:r>
              <w:t>The title of the image.</w:t>
            </w:r>
          </w:p>
        </w:tc>
      </w:tr>
      <w:tr w:rsidR="001775DE" w:rsidTr="00A66F4E">
        <w:tc>
          <w:tcPr>
            <w:tcW w:w="1463" w:type="dxa"/>
            <w:vAlign w:val="center"/>
          </w:tcPr>
          <w:p w:rsidR="001775DE" w:rsidRDefault="001775DE" w:rsidP="00A66F4E">
            <w:pPr>
              <w:pStyle w:val="Normal1"/>
              <w:jc w:val="both"/>
            </w:pPr>
            <w:r>
              <w:lastRenderedPageBreak/>
              <w:t>description</w:t>
            </w:r>
          </w:p>
        </w:tc>
        <w:tc>
          <w:tcPr>
            <w:tcW w:w="1795" w:type="dxa"/>
            <w:vAlign w:val="center"/>
          </w:tcPr>
          <w:p w:rsidR="001775DE" w:rsidRDefault="001775DE" w:rsidP="00A66F4E">
            <w:pPr>
              <w:pStyle w:val="Normal1"/>
              <w:jc w:val="both"/>
            </w:pPr>
            <w:r>
              <w:t>string</w:t>
            </w:r>
          </w:p>
        </w:tc>
        <w:tc>
          <w:tcPr>
            <w:tcW w:w="6318" w:type="dxa"/>
            <w:vAlign w:val="center"/>
          </w:tcPr>
          <w:p w:rsidR="001775DE" w:rsidRDefault="001775DE" w:rsidP="00A66F4E">
            <w:pPr>
              <w:pStyle w:val="Normal1"/>
              <w:jc w:val="both"/>
            </w:pPr>
            <w:r>
              <w:t>The description of the image.</w:t>
            </w:r>
          </w:p>
        </w:tc>
      </w:tr>
      <w:tr w:rsidR="001775DE" w:rsidTr="00A66F4E">
        <w:tc>
          <w:tcPr>
            <w:tcW w:w="1463" w:type="dxa"/>
            <w:vAlign w:val="center"/>
          </w:tcPr>
          <w:p w:rsidR="001775DE" w:rsidRDefault="001775DE" w:rsidP="00A66F4E">
            <w:pPr>
              <w:pStyle w:val="Normal1"/>
              <w:jc w:val="both"/>
            </w:pPr>
            <w:proofErr w:type="spellStart"/>
            <w:r>
              <w:t>exif_date</w:t>
            </w:r>
            <w:proofErr w:type="spellEnd"/>
          </w:p>
        </w:tc>
        <w:tc>
          <w:tcPr>
            <w:tcW w:w="1795" w:type="dxa"/>
            <w:vAlign w:val="center"/>
          </w:tcPr>
          <w:p w:rsidR="001775DE" w:rsidRDefault="001775DE" w:rsidP="00A66F4E">
            <w:pPr>
              <w:pStyle w:val="Normal1"/>
              <w:jc w:val="both"/>
            </w:pPr>
            <w:r>
              <w:t>date string</w:t>
            </w:r>
          </w:p>
        </w:tc>
        <w:tc>
          <w:tcPr>
            <w:tcW w:w="6318" w:type="dxa"/>
            <w:vAlign w:val="center"/>
          </w:tcPr>
          <w:p w:rsidR="001775DE" w:rsidRDefault="001775DE" w:rsidP="00A66F4E">
            <w:pPr>
              <w:pStyle w:val="Normal1"/>
              <w:jc w:val="both"/>
            </w:pPr>
            <w:r>
              <w:t>The EXIF date ("YYYY:MM:DD"), or "none" if not available.</w:t>
            </w:r>
          </w:p>
        </w:tc>
      </w:tr>
      <w:tr w:rsidR="001775DE" w:rsidTr="00A66F4E">
        <w:tc>
          <w:tcPr>
            <w:tcW w:w="1463" w:type="dxa"/>
            <w:vAlign w:val="center"/>
          </w:tcPr>
          <w:p w:rsidR="001775DE" w:rsidRDefault="001775DE" w:rsidP="00A66F4E">
            <w:pPr>
              <w:pStyle w:val="Normal1"/>
              <w:jc w:val="both"/>
            </w:pPr>
            <w:proofErr w:type="spellStart"/>
            <w:r>
              <w:t>exif_time</w:t>
            </w:r>
            <w:proofErr w:type="spellEnd"/>
          </w:p>
        </w:tc>
        <w:tc>
          <w:tcPr>
            <w:tcW w:w="1795" w:type="dxa"/>
            <w:vAlign w:val="center"/>
          </w:tcPr>
          <w:p w:rsidR="001775DE" w:rsidRDefault="001775DE" w:rsidP="00A66F4E">
            <w:pPr>
              <w:pStyle w:val="Normal1"/>
              <w:jc w:val="both"/>
            </w:pPr>
            <w:r>
              <w:t>time string</w:t>
            </w:r>
          </w:p>
        </w:tc>
        <w:tc>
          <w:tcPr>
            <w:tcW w:w="6318" w:type="dxa"/>
            <w:vAlign w:val="center"/>
          </w:tcPr>
          <w:p w:rsidR="001775DE" w:rsidRDefault="001775DE" w:rsidP="00A66F4E">
            <w:pPr>
              <w:pStyle w:val="Normal1"/>
              <w:jc w:val="both"/>
            </w:pPr>
            <w:r>
              <w:t>The EXIF time ("</w:t>
            </w:r>
            <w:proofErr w:type="spellStart"/>
            <w:r>
              <w:t>hh:mm:ss</w:t>
            </w:r>
            <w:proofErr w:type="spellEnd"/>
            <w:r>
              <w:t>"), or "none" if not available.</w:t>
            </w:r>
          </w:p>
        </w:tc>
      </w:tr>
      <w:tr w:rsidR="001775DE" w:rsidTr="00A66F4E">
        <w:tc>
          <w:tcPr>
            <w:tcW w:w="1463" w:type="dxa"/>
            <w:vAlign w:val="center"/>
          </w:tcPr>
          <w:p w:rsidR="001775DE" w:rsidRDefault="001775DE" w:rsidP="00A66F4E">
            <w:pPr>
              <w:pStyle w:val="Normal1"/>
              <w:jc w:val="both"/>
            </w:pPr>
            <w:proofErr w:type="spellStart"/>
            <w:r>
              <w:t>exif_flash</w:t>
            </w:r>
            <w:proofErr w:type="spellEnd"/>
          </w:p>
        </w:tc>
        <w:tc>
          <w:tcPr>
            <w:tcW w:w="1795" w:type="dxa"/>
            <w:vAlign w:val="center"/>
          </w:tcPr>
          <w:p w:rsidR="001775DE" w:rsidRDefault="001775DE" w:rsidP="00A66F4E">
            <w:pPr>
              <w:pStyle w:val="Normal1"/>
              <w:jc w:val="both"/>
            </w:pPr>
            <w:r>
              <w:t>string</w:t>
            </w:r>
          </w:p>
        </w:tc>
        <w:tc>
          <w:tcPr>
            <w:tcW w:w="6318" w:type="dxa"/>
            <w:vAlign w:val="center"/>
          </w:tcPr>
          <w:p w:rsidR="001775DE" w:rsidRDefault="001775DE" w:rsidP="00A66F4E">
            <w:pPr>
              <w:pStyle w:val="Normal1"/>
              <w:jc w:val="both"/>
            </w:pPr>
            <w:r>
              <w:t>"Y" if the flash fired, "N" if not, "U" if not known.</w:t>
            </w:r>
          </w:p>
        </w:tc>
      </w:tr>
      <w:tr w:rsidR="001775DE" w:rsidTr="00A66F4E">
        <w:tc>
          <w:tcPr>
            <w:tcW w:w="1463" w:type="dxa"/>
            <w:vAlign w:val="center"/>
          </w:tcPr>
          <w:p w:rsidR="001775DE" w:rsidRDefault="001775DE" w:rsidP="00A66F4E">
            <w:pPr>
              <w:pStyle w:val="Normal1"/>
              <w:jc w:val="both"/>
            </w:pPr>
            <w:proofErr w:type="spellStart"/>
            <w:r>
              <w:t>flickr_locality</w:t>
            </w:r>
            <w:proofErr w:type="spellEnd"/>
          </w:p>
        </w:tc>
        <w:tc>
          <w:tcPr>
            <w:tcW w:w="1795" w:type="dxa"/>
            <w:vAlign w:val="center"/>
          </w:tcPr>
          <w:p w:rsidR="001775DE" w:rsidRDefault="001775DE" w:rsidP="00A66F4E">
            <w:pPr>
              <w:pStyle w:val="Normal1"/>
              <w:jc w:val="both"/>
            </w:pPr>
            <w:r>
              <w:t>string</w:t>
            </w:r>
          </w:p>
        </w:tc>
        <w:tc>
          <w:tcPr>
            <w:tcW w:w="6318" w:type="dxa"/>
            <w:vAlign w:val="center"/>
          </w:tcPr>
          <w:p w:rsidR="001775DE" w:rsidRDefault="001775DE" w:rsidP="00A66F4E">
            <w:pPr>
              <w:pStyle w:val="Normal1"/>
              <w:jc w:val="both"/>
            </w:pPr>
            <w:r>
              <w:t xml:space="preserve">Locality string returned by </w:t>
            </w:r>
            <w:proofErr w:type="spellStart"/>
            <w:r>
              <w:t>flickr</w:t>
            </w:r>
            <w:proofErr w:type="spellEnd"/>
            <w:r>
              <w:t xml:space="preserve"> API, or "none" if not available.</w:t>
            </w:r>
          </w:p>
        </w:tc>
      </w:tr>
      <w:tr w:rsidR="001775DE" w:rsidTr="00A66F4E">
        <w:tc>
          <w:tcPr>
            <w:tcW w:w="1463" w:type="dxa"/>
            <w:vAlign w:val="center"/>
          </w:tcPr>
          <w:p w:rsidR="001775DE" w:rsidRDefault="001775DE" w:rsidP="00A66F4E">
            <w:pPr>
              <w:pStyle w:val="Normal1"/>
              <w:jc w:val="both"/>
            </w:pPr>
            <w:proofErr w:type="spellStart"/>
            <w:r>
              <w:t>label_vector</w:t>
            </w:r>
            <w:proofErr w:type="spellEnd"/>
          </w:p>
        </w:tc>
        <w:tc>
          <w:tcPr>
            <w:tcW w:w="1795" w:type="dxa"/>
            <w:vAlign w:val="center"/>
          </w:tcPr>
          <w:p w:rsidR="001775DE" w:rsidRDefault="001775DE" w:rsidP="00A66F4E">
            <w:pPr>
              <w:pStyle w:val="Normal1"/>
              <w:jc w:val="both"/>
            </w:pPr>
            <w:r>
              <w:t>vector of double</w:t>
            </w:r>
          </w:p>
        </w:tc>
        <w:tc>
          <w:tcPr>
            <w:tcW w:w="6318" w:type="dxa"/>
            <w:vAlign w:val="center"/>
          </w:tcPr>
          <w:p w:rsidR="001775DE" w:rsidRPr="004C3F02" w:rsidRDefault="001775DE" w:rsidP="00A66F4E">
            <w:pPr>
              <w:pStyle w:val="Normal1"/>
              <w:jc w:val="both"/>
            </w:pPr>
            <w:r>
              <w:t xml:space="preserve">A 24-element vector of doubles; the </w:t>
            </w:r>
            <w:proofErr w:type="spellStart"/>
            <w:r>
              <w:t>i'th</w:t>
            </w:r>
            <w:proofErr w:type="spellEnd"/>
            <w:r>
              <w:t xml:space="preserve"> element indicates the likelihood that label </w:t>
            </w:r>
            <w:proofErr w:type="spellStart"/>
            <w:r>
              <w:t>i</w:t>
            </w:r>
            <w:proofErr w:type="spellEnd"/>
            <w:r>
              <w:t xml:space="preserve"> applies to the image. See below for special values.</w:t>
            </w:r>
          </w:p>
        </w:tc>
      </w:tr>
    </w:tbl>
    <w:p w:rsidR="001775DE" w:rsidRDefault="001775DE" w:rsidP="001775DE">
      <w:pPr>
        <w:pStyle w:val="Normal1"/>
        <w:jc w:val="both"/>
      </w:pPr>
    </w:p>
    <w:p w:rsidR="001775DE" w:rsidRDefault="001775DE" w:rsidP="001775DE">
      <w:pPr>
        <w:pStyle w:val="Normal1"/>
        <w:jc w:val="both"/>
      </w:pPr>
      <w:r>
        <w:t xml:space="preserve">It is intended that the </w:t>
      </w:r>
      <w:proofErr w:type="spellStart"/>
      <w:r>
        <w:t>image_id</w:t>
      </w:r>
      <w:proofErr w:type="spellEnd"/>
      <w:r>
        <w:t xml:space="preserve"> is unique and stable across test and train datasets for both rounds.</w:t>
      </w:r>
    </w:p>
    <w:p w:rsidR="001775DE" w:rsidRDefault="001775DE" w:rsidP="001775DE">
      <w:pPr>
        <w:pStyle w:val="Normal1"/>
        <w:jc w:val="both"/>
      </w:pPr>
    </w:p>
    <w:p w:rsidR="001775DE" w:rsidRDefault="001775DE" w:rsidP="001775DE">
      <w:pPr>
        <w:pStyle w:val="Normal1"/>
        <w:jc w:val="both"/>
      </w:pPr>
      <w:r>
        <w:t xml:space="preserve">Valid entries for the </w:t>
      </w:r>
      <w:proofErr w:type="spellStart"/>
      <w:r>
        <w:t>label_vector</w:t>
      </w:r>
      <w:proofErr w:type="spellEnd"/>
      <w:r>
        <w:t xml:space="preserve"> are shown below:</w:t>
      </w:r>
    </w:p>
    <w:p w:rsidR="001775DE" w:rsidRDefault="001775DE" w:rsidP="001775DE">
      <w:pPr>
        <w:pStyle w:val="Normal1"/>
        <w:jc w:val="both"/>
      </w:pPr>
    </w:p>
    <w:tbl>
      <w:tblPr>
        <w:tblStyle w:val="TableGrid"/>
        <w:tblW w:w="0" w:type="auto"/>
        <w:tblLook w:val="04A0"/>
      </w:tblPr>
      <w:tblGrid>
        <w:gridCol w:w="1623"/>
        <w:gridCol w:w="1815"/>
        <w:gridCol w:w="6138"/>
      </w:tblGrid>
      <w:tr w:rsidR="001775DE" w:rsidTr="00A66F4E">
        <w:tc>
          <w:tcPr>
            <w:tcW w:w="1623" w:type="dxa"/>
            <w:vAlign w:val="center"/>
          </w:tcPr>
          <w:p w:rsidR="001775DE" w:rsidRDefault="001775DE" w:rsidP="00A66F4E">
            <w:pPr>
              <w:pStyle w:val="Normal1"/>
              <w:jc w:val="both"/>
            </w:pPr>
            <w:r>
              <w:t>[0..1]</w:t>
            </w:r>
          </w:p>
        </w:tc>
        <w:tc>
          <w:tcPr>
            <w:tcW w:w="1815" w:type="dxa"/>
            <w:vAlign w:val="center"/>
          </w:tcPr>
          <w:p w:rsidR="001775DE" w:rsidRDefault="001775DE" w:rsidP="00A66F4E">
            <w:pPr>
              <w:pStyle w:val="Normal1"/>
              <w:jc w:val="both"/>
            </w:pPr>
            <w:r>
              <w:t xml:space="preserve">testing / training </w:t>
            </w:r>
          </w:p>
        </w:tc>
        <w:tc>
          <w:tcPr>
            <w:tcW w:w="6138" w:type="dxa"/>
            <w:vAlign w:val="center"/>
          </w:tcPr>
          <w:p w:rsidR="001775DE" w:rsidRDefault="001775DE" w:rsidP="00A66F4E">
            <w:pPr>
              <w:pStyle w:val="Normal1"/>
              <w:jc w:val="both"/>
            </w:pPr>
            <w:r>
              <w:t>Values from [0..1] indicate the likelihood that the label applies to the image.</w:t>
            </w:r>
          </w:p>
        </w:tc>
      </w:tr>
      <w:tr w:rsidR="001775DE" w:rsidTr="00A66F4E">
        <w:tc>
          <w:tcPr>
            <w:tcW w:w="1623" w:type="dxa"/>
            <w:vAlign w:val="center"/>
          </w:tcPr>
          <w:p w:rsidR="001775DE" w:rsidRDefault="001775DE" w:rsidP="00A66F4E">
            <w:pPr>
              <w:pStyle w:val="Normal1"/>
              <w:jc w:val="both"/>
            </w:pPr>
            <w:r>
              <w:t>-1</w:t>
            </w:r>
          </w:p>
        </w:tc>
        <w:tc>
          <w:tcPr>
            <w:tcW w:w="1815" w:type="dxa"/>
            <w:vAlign w:val="center"/>
          </w:tcPr>
          <w:p w:rsidR="001775DE" w:rsidRDefault="001775DE" w:rsidP="00A66F4E">
            <w:pPr>
              <w:pStyle w:val="Normal1"/>
              <w:jc w:val="both"/>
            </w:pPr>
            <w:r>
              <w:t>testing / training</w:t>
            </w:r>
          </w:p>
        </w:tc>
        <w:tc>
          <w:tcPr>
            <w:tcW w:w="6138" w:type="dxa"/>
            <w:vAlign w:val="center"/>
          </w:tcPr>
          <w:p w:rsidR="001775DE" w:rsidRDefault="001775DE" w:rsidP="00A66F4E">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1775DE" w:rsidTr="00A66F4E">
        <w:tc>
          <w:tcPr>
            <w:tcW w:w="1623" w:type="dxa"/>
            <w:vAlign w:val="center"/>
          </w:tcPr>
          <w:p w:rsidR="001775DE" w:rsidRDefault="001775DE" w:rsidP="00A66F4E">
            <w:pPr>
              <w:pStyle w:val="Normal1"/>
              <w:jc w:val="both"/>
            </w:pPr>
            <w:r>
              <w:t>-2</w:t>
            </w:r>
          </w:p>
        </w:tc>
        <w:tc>
          <w:tcPr>
            <w:tcW w:w="1815" w:type="dxa"/>
            <w:vAlign w:val="center"/>
          </w:tcPr>
          <w:p w:rsidR="001775DE" w:rsidRDefault="001775DE" w:rsidP="00A66F4E">
            <w:pPr>
              <w:pStyle w:val="Normal1"/>
              <w:jc w:val="both"/>
            </w:pPr>
            <w:r>
              <w:t>testing only</w:t>
            </w:r>
          </w:p>
        </w:tc>
        <w:tc>
          <w:tcPr>
            <w:tcW w:w="6138" w:type="dxa"/>
            <w:vAlign w:val="center"/>
          </w:tcPr>
          <w:p w:rsidR="001775DE" w:rsidRDefault="001775DE" w:rsidP="00A66F4E">
            <w:pPr>
              <w:pStyle w:val="Normal1"/>
              <w:jc w:val="both"/>
            </w:pPr>
            <w:r>
              <w:t>Indicates that this label likelihood is to be estimated as part of testing.</w:t>
            </w:r>
          </w:p>
        </w:tc>
      </w:tr>
    </w:tbl>
    <w:p w:rsidR="001775DE" w:rsidRDefault="001775DE" w:rsidP="001775DE">
      <w:pPr>
        <w:pStyle w:val="Normal1"/>
        <w:jc w:val="both"/>
      </w:pPr>
    </w:p>
    <w:p w:rsidR="001775DE" w:rsidRDefault="001775DE" w:rsidP="001775DE">
      <w:pPr>
        <w:pStyle w:val="Normal1"/>
        <w:jc w:val="both"/>
      </w:pPr>
      <w:r>
        <w:t xml:space="preserve">A </w:t>
      </w:r>
      <w:proofErr w:type="spellStart"/>
      <w:r>
        <w:t>label_vector</w:t>
      </w:r>
      <w:proofErr w:type="spellEnd"/>
      <w:r>
        <w:t xml:space="preserve"> containing only -1 or -2 values is said to be "empty".</w:t>
      </w:r>
    </w:p>
    <w:p w:rsidR="001775DE" w:rsidRDefault="001775DE" w:rsidP="001775DE">
      <w:pPr>
        <w:pStyle w:val="Heading2"/>
        <w:contextualSpacing w:val="0"/>
        <w:jc w:val="both"/>
      </w:pPr>
      <w:r>
        <w:t>Image Feature Table</w:t>
      </w:r>
    </w:p>
    <w:p w:rsidR="001775DE" w:rsidRDefault="001775DE" w:rsidP="001775DE">
      <w:pPr>
        <w:pStyle w:val="Normal1"/>
        <w:jc w:val="both"/>
      </w:pPr>
      <w:r>
        <w:t>Each image feature type (edge density histogram, color histogram, etc. ) will generate a table of fixed-length vector of floats for each image. The length of the vector will vary with each feature, but all image feature tables will have one line per image:</w:t>
      </w:r>
    </w:p>
    <w:p w:rsidR="001775DE" w:rsidRDefault="001775DE" w:rsidP="001775DE">
      <w:pPr>
        <w:pStyle w:val="Normal1"/>
        <w:jc w:val="both"/>
      </w:pPr>
    </w:p>
    <w:p w:rsidR="001775DE" w:rsidRDefault="001775DE" w:rsidP="001775DE">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N</w:t>
      </w:r>
      <w:r w:rsidRPr="00657BBD">
        <w:rPr>
          <w:rFonts w:ascii="Courier New" w:hAnsi="Courier New" w:cs="Courier New"/>
          <w:b/>
        </w:rPr>
        <w:t xml:space="preserve"> </w:t>
      </w:r>
      <w:proofErr w:type="spellStart"/>
      <w:r>
        <w:rPr>
          <w:rFonts w:ascii="Courier New" w:hAnsi="Courier New" w:cs="Courier New"/>
          <w:b/>
        </w:rPr>
        <w:t>feature_vector</w:t>
      </w:r>
      <w:proofErr w:type="spellEnd"/>
    </w:p>
    <w:p w:rsidR="001775DE" w:rsidRDefault="001775DE" w:rsidP="001775DE">
      <w:pPr>
        <w:pStyle w:val="Normal1"/>
        <w:jc w:val="both"/>
        <w:rPr>
          <w:rFonts w:ascii="Courier New" w:hAnsi="Courier New" w:cs="Courier New"/>
          <w:b/>
        </w:rPr>
      </w:pPr>
    </w:p>
    <w:tbl>
      <w:tblPr>
        <w:tblStyle w:val="TableGrid"/>
        <w:tblW w:w="0" w:type="auto"/>
        <w:tblLook w:val="04A0"/>
      </w:tblPr>
      <w:tblGrid>
        <w:gridCol w:w="1623"/>
        <w:gridCol w:w="1393"/>
        <w:gridCol w:w="6560"/>
      </w:tblGrid>
      <w:tr w:rsidR="001775DE" w:rsidTr="00A66F4E">
        <w:tc>
          <w:tcPr>
            <w:tcW w:w="1623" w:type="dxa"/>
            <w:vAlign w:val="center"/>
          </w:tcPr>
          <w:p w:rsidR="001775DE" w:rsidRDefault="001775DE" w:rsidP="00A66F4E">
            <w:pPr>
              <w:pStyle w:val="Normal1"/>
              <w:jc w:val="both"/>
            </w:pPr>
            <w:proofErr w:type="spellStart"/>
            <w:r>
              <w:t>image_id</w:t>
            </w:r>
            <w:proofErr w:type="spellEnd"/>
          </w:p>
        </w:tc>
        <w:tc>
          <w:tcPr>
            <w:tcW w:w="1393" w:type="dxa"/>
            <w:vAlign w:val="center"/>
          </w:tcPr>
          <w:p w:rsidR="001775DE" w:rsidRDefault="001775DE" w:rsidP="00A66F4E">
            <w:pPr>
              <w:pStyle w:val="Normal1"/>
              <w:jc w:val="both"/>
            </w:pPr>
            <w:r>
              <w:t xml:space="preserve">unsigned </w:t>
            </w:r>
          </w:p>
        </w:tc>
        <w:tc>
          <w:tcPr>
            <w:tcW w:w="6560" w:type="dxa"/>
            <w:vAlign w:val="center"/>
          </w:tcPr>
          <w:p w:rsidR="001775DE" w:rsidRDefault="001775DE" w:rsidP="00A66F4E">
            <w:pPr>
              <w:pStyle w:val="Normal1"/>
              <w:jc w:val="both"/>
            </w:pPr>
            <w:r>
              <w:t>The ID of the image to which this feature vector refers.</w:t>
            </w:r>
          </w:p>
        </w:tc>
      </w:tr>
      <w:tr w:rsidR="001775DE" w:rsidTr="00A66F4E">
        <w:tc>
          <w:tcPr>
            <w:tcW w:w="1623" w:type="dxa"/>
            <w:vAlign w:val="center"/>
          </w:tcPr>
          <w:p w:rsidR="001775DE" w:rsidRDefault="001775DE" w:rsidP="00A66F4E">
            <w:pPr>
              <w:pStyle w:val="Normal1"/>
              <w:jc w:val="both"/>
            </w:pPr>
            <w:r>
              <w:t>N</w:t>
            </w:r>
          </w:p>
        </w:tc>
        <w:tc>
          <w:tcPr>
            <w:tcW w:w="1393" w:type="dxa"/>
            <w:vAlign w:val="center"/>
          </w:tcPr>
          <w:p w:rsidR="001775DE" w:rsidRDefault="001775DE" w:rsidP="00A66F4E">
            <w:pPr>
              <w:pStyle w:val="Normal1"/>
              <w:jc w:val="both"/>
            </w:pPr>
            <w:r>
              <w:t>unsigned</w:t>
            </w:r>
          </w:p>
        </w:tc>
        <w:tc>
          <w:tcPr>
            <w:tcW w:w="6560" w:type="dxa"/>
            <w:vAlign w:val="center"/>
          </w:tcPr>
          <w:p w:rsidR="001775DE" w:rsidRDefault="001775DE" w:rsidP="00A66F4E">
            <w:pPr>
              <w:pStyle w:val="Normal1"/>
              <w:jc w:val="both"/>
            </w:pPr>
            <w:r>
              <w:t>The dimensionality of this feature vector. (Fixed across each file.)</w:t>
            </w:r>
          </w:p>
        </w:tc>
      </w:tr>
      <w:tr w:rsidR="001775DE" w:rsidTr="00A66F4E">
        <w:tc>
          <w:tcPr>
            <w:tcW w:w="1623" w:type="dxa"/>
            <w:vAlign w:val="center"/>
          </w:tcPr>
          <w:p w:rsidR="001775DE" w:rsidRDefault="001775DE" w:rsidP="00A66F4E">
            <w:pPr>
              <w:pStyle w:val="Normal1"/>
              <w:jc w:val="both"/>
            </w:pPr>
            <w:proofErr w:type="spellStart"/>
            <w:r>
              <w:t>feature_vector</w:t>
            </w:r>
            <w:proofErr w:type="spellEnd"/>
          </w:p>
        </w:tc>
        <w:tc>
          <w:tcPr>
            <w:tcW w:w="1393" w:type="dxa"/>
            <w:vAlign w:val="center"/>
          </w:tcPr>
          <w:p w:rsidR="001775DE" w:rsidRDefault="001775DE" w:rsidP="00A66F4E">
            <w:pPr>
              <w:pStyle w:val="Normal1"/>
              <w:jc w:val="both"/>
            </w:pPr>
            <w:r>
              <w:t>N x double</w:t>
            </w:r>
          </w:p>
        </w:tc>
        <w:tc>
          <w:tcPr>
            <w:tcW w:w="6560" w:type="dxa"/>
            <w:vAlign w:val="center"/>
          </w:tcPr>
          <w:p w:rsidR="001775DE" w:rsidRDefault="001775DE" w:rsidP="00A66F4E">
            <w:pPr>
              <w:pStyle w:val="Normal1"/>
              <w:jc w:val="both"/>
            </w:pPr>
            <w:r>
              <w:t>An N-long vector of doubles representing the image feature.</w:t>
            </w:r>
          </w:p>
        </w:tc>
      </w:tr>
    </w:tbl>
    <w:p w:rsidR="001775DE" w:rsidRDefault="001775DE" w:rsidP="001775DE">
      <w:pPr>
        <w:pStyle w:val="Normal1"/>
        <w:jc w:val="both"/>
      </w:pPr>
    </w:p>
    <w:p w:rsidR="001775DE" w:rsidRDefault="001775DE" w:rsidP="001775DE">
      <w:pPr>
        <w:pStyle w:val="Heading2"/>
        <w:contextualSpacing w:val="0"/>
        <w:jc w:val="both"/>
      </w:pPr>
      <w:r>
        <w:t>Image Detector Table</w:t>
      </w:r>
    </w:p>
    <w:p w:rsidR="001775DE" w:rsidRDefault="001775DE" w:rsidP="001775DE">
      <w:pPr>
        <w:pStyle w:val="Normal1"/>
        <w:jc w:val="both"/>
      </w:pPr>
      <w:r>
        <w:t>In addition to image features, a bank of specialized object detectors (person, vehicle, etc.) will be run against each image. Each detector returns a likelihood that the image contains the object. The image detector file format has a header line (</w:t>
      </w:r>
      <w:r w:rsidRPr="00DF6F61">
        <w:rPr>
          <w:shd w:val="clear" w:color="auto" w:fill="C6D9F1" w:themeFill="text2" w:themeFillTint="33"/>
        </w:rPr>
        <w:t>highlighted in blue</w:t>
      </w:r>
      <w:r>
        <w:t>) followed by one output line per image:</w:t>
      </w:r>
    </w:p>
    <w:p w:rsidR="001775DE" w:rsidRDefault="001775DE" w:rsidP="001775DE">
      <w:pPr>
        <w:pStyle w:val="Normal1"/>
        <w:jc w:val="both"/>
      </w:pPr>
    </w:p>
    <w:p w:rsidR="001775DE" w:rsidRDefault="001775DE" w:rsidP="001775DE">
      <w:pPr>
        <w:pStyle w:val="Normal1"/>
        <w:shd w:val="clear" w:color="auto" w:fill="C6D9F1" w:themeFill="text2" w:themeFillTint="33"/>
        <w:jc w:val="both"/>
        <w:rPr>
          <w:rFonts w:ascii="Courier New" w:hAnsi="Courier New" w:cs="Courier New"/>
          <w:b/>
        </w:rPr>
      </w:pPr>
      <w:r>
        <w:rPr>
          <w:rFonts w:ascii="Courier New" w:hAnsi="Courier New" w:cs="Courier New"/>
          <w:b/>
        </w:rPr>
        <w:t>N-detectors detector-label-1 detector-label-2 ... detector-label-N</w:t>
      </w:r>
    </w:p>
    <w:p w:rsidR="001775DE" w:rsidRDefault="001775DE" w:rsidP="001775DE">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detector-output-1 </w:t>
      </w:r>
      <w:proofErr w:type="spellStart"/>
      <w:r>
        <w:rPr>
          <w:rFonts w:ascii="Courier New" w:hAnsi="Courier New" w:cs="Courier New"/>
          <w:b/>
        </w:rPr>
        <w:t>detector-output-1</w:t>
      </w:r>
      <w:proofErr w:type="spellEnd"/>
      <w:r>
        <w:rPr>
          <w:rFonts w:ascii="Courier New" w:hAnsi="Courier New" w:cs="Courier New"/>
          <w:b/>
        </w:rPr>
        <w:t xml:space="preserve"> ... detector-output-N</w:t>
      </w:r>
    </w:p>
    <w:p w:rsidR="001775DE" w:rsidRDefault="001775DE" w:rsidP="001775DE">
      <w:pPr>
        <w:pStyle w:val="Normal1"/>
        <w:jc w:val="both"/>
        <w:rPr>
          <w:rFonts w:ascii="Courier New" w:hAnsi="Courier New" w:cs="Courier New"/>
          <w:b/>
        </w:rPr>
      </w:pPr>
    </w:p>
    <w:tbl>
      <w:tblPr>
        <w:tblStyle w:val="TableGrid"/>
        <w:tblW w:w="0" w:type="auto"/>
        <w:tblLook w:val="04A0"/>
      </w:tblPr>
      <w:tblGrid>
        <w:gridCol w:w="1818"/>
        <w:gridCol w:w="1198"/>
        <w:gridCol w:w="6560"/>
        <w:tblGridChange w:id="53">
          <w:tblGrid>
            <w:gridCol w:w="1818"/>
            <w:gridCol w:w="1198"/>
            <w:gridCol w:w="6560"/>
          </w:tblGrid>
        </w:tblGridChange>
      </w:tblGrid>
      <w:tr w:rsidR="001775DE" w:rsidTr="00A66F4E">
        <w:tc>
          <w:tcPr>
            <w:tcW w:w="1818" w:type="dxa"/>
            <w:vAlign w:val="center"/>
          </w:tcPr>
          <w:p w:rsidR="001775DE" w:rsidRDefault="001775DE" w:rsidP="00A66F4E">
            <w:pPr>
              <w:pStyle w:val="Normal1"/>
              <w:jc w:val="both"/>
            </w:pPr>
            <w:r>
              <w:t>N-detectors</w:t>
            </w:r>
          </w:p>
        </w:tc>
        <w:tc>
          <w:tcPr>
            <w:tcW w:w="1198" w:type="dxa"/>
            <w:vAlign w:val="center"/>
          </w:tcPr>
          <w:p w:rsidR="001775DE" w:rsidRDefault="001775DE" w:rsidP="00A66F4E">
            <w:pPr>
              <w:pStyle w:val="Normal1"/>
              <w:jc w:val="both"/>
            </w:pPr>
            <w:r>
              <w:t xml:space="preserve">unsigned </w:t>
            </w:r>
          </w:p>
        </w:tc>
        <w:tc>
          <w:tcPr>
            <w:tcW w:w="6560" w:type="dxa"/>
            <w:vAlign w:val="center"/>
          </w:tcPr>
          <w:p w:rsidR="001775DE" w:rsidRDefault="001775DE" w:rsidP="00A66F4E">
            <w:pPr>
              <w:pStyle w:val="Normal1"/>
              <w:jc w:val="both"/>
            </w:pPr>
            <w:r>
              <w:t>(header line) Number of detector outputs per line.</w:t>
            </w:r>
          </w:p>
        </w:tc>
      </w:tr>
      <w:tr w:rsidR="001775DE" w:rsidTr="00A66F4E">
        <w:tc>
          <w:tcPr>
            <w:tcW w:w="1818" w:type="dxa"/>
            <w:vAlign w:val="center"/>
          </w:tcPr>
          <w:p w:rsidR="001775DE" w:rsidRDefault="001775DE" w:rsidP="00A66F4E">
            <w:pPr>
              <w:pStyle w:val="Normal1"/>
              <w:jc w:val="both"/>
            </w:pPr>
            <w:r>
              <w:t>detector-label-</w:t>
            </w:r>
            <w:proofErr w:type="spellStart"/>
            <w:r w:rsidRPr="004C3F02">
              <w:rPr>
                <w:i/>
              </w:rPr>
              <w:t>i</w:t>
            </w:r>
            <w:proofErr w:type="spellEnd"/>
          </w:p>
        </w:tc>
        <w:tc>
          <w:tcPr>
            <w:tcW w:w="1198" w:type="dxa"/>
            <w:vAlign w:val="center"/>
          </w:tcPr>
          <w:p w:rsidR="001775DE" w:rsidRDefault="001775DE" w:rsidP="00A66F4E">
            <w:pPr>
              <w:pStyle w:val="Normal1"/>
              <w:jc w:val="both"/>
            </w:pPr>
            <w:r>
              <w:t>string</w:t>
            </w:r>
          </w:p>
        </w:tc>
        <w:tc>
          <w:tcPr>
            <w:tcW w:w="6560" w:type="dxa"/>
            <w:vAlign w:val="center"/>
          </w:tcPr>
          <w:p w:rsidR="001775DE" w:rsidRDefault="001775DE" w:rsidP="00A66F4E">
            <w:pPr>
              <w:pStyle w:val="Normal1"/>
              <w:jc w:val="both"/>
            </w:pPr>
            <w:r>
              <w:t xml:space="preserve">(header line) The label of the target of the </w:t>
            </w:r>
            <w:proofErr w:type="spellStart"/>
            <w:r>
              <w:t>i'th</w:t>
            </w:r>
            <w:proofErr w:type="spellEnd"/>
            <w:r>
              <w:t xml:space="preserve"> detector.</w:t>
            </w:r>
          </w:p>
        </w:tc>
      </w:tr>
      <w:tr w:rsidR="001775DE" w:rsidTr="00A66F4E">
        <w:tc>
          <w:tcPr>
            <w:tcW w:w="1818" w:type="dxa"/>
            <w:vAlign w:val="center"/>
          </w:tcPr>
          <w:p w:rsidR="001775DE" w:rsidRDefault="001775DE" w:rsidP="00A66F4E">
            <w:pPr>
              <w:pStyle w:val="Normal1"/>
              <w:jc w:val="both"/>
            </w:pPr>
            <w:proofErr w:type="spellStart"/>
            <w:r>
              <w:t>image_id</w:t>
            </w:r>
            <w:proofErr w:type="spellEnd"/>
          </w:p>
        </w:tc>
        <w:tc>
          <w:tcPr>
            <w:tcW w:w="1198" w:type="dxa"/>
            <w:vAlign w:val="center"/>
          </w:tcPr>
          <w:p w:rsidR="001775DE" w:rsidRDefault="001775DE" w:rsidP="00A66F4E">
            <w:pPr>
              <w:pStyle w:val="Normal1"/>
              <w:jc w:val="both"/>
            </w:pPr>
            <w:r>
              <w:t>unsigned</w:t>
            </w:r>
          </w:p>
        </w:tc>
        <w:tc>
          <w:tcPr>
            <w:tcW w:w="6560" w:type="dxa"/>
            <w:vAlign w:val="center"/>
          </w:tcPr>
          <w:p w:rsidR="001775DE" w:rsidRDefault="001775DE" w:rsidP="00A66F4E">
            <w:pPr>
              <w:pStyle w:val="Normal1"/>
              <w:jc w:val="both"/>
            </w:pPr>
            <w:r>
              <w:t>The ID of the image to which this feature vector refers.</w:t>
            </w:r>
          </w:p>
        </w:tc>
      </w:tr>
      <w:tr w:rsidR="001775DE" w:rsidTr="00A66F4E">
        <w:tc>
          <w:tcPr>
            <w:tcW w:w="1818" w:type="dxa"/>
            <w:vAlign w:val="center"/>
          </w:tcPr>
          <w:p w:rsidR="001775DE" w:rsidRPr="004C3F02" w:rsidRDefault="001775DE" w:rsidP="00A66F4E">
            <w:pPr>
              <w:pStyle w:val="Normal1"/>
              <w:jc w:val="both"/>
            </w:pPr>
            <w:r>
              <w:t>detector-output-</w:t>
            </w:r>
            <w:proofErr w:type="spellStart"/>
            <w:r>
              <w:rPr>
                <w:i/>
              </w:rPr>
              <w:t>i</w:t>
            </w:r>
            <w:proofErr w:type="spellEnd"/>
          </w:p>
        </w:tc>
        <w:tc>
          <w:tcPr>
            <w:tcW w:w="1198" w:type="dxa"/>
            <w:vAlign w:val="center"/>
          </w:tcPr>
          <w:p w:rsidR="001775DE" w:rsidRDefault="001775DE" w:rsidP="00A66F4E">
            <w:pPr>
              <w:pStyle w:val="Normal1"/>
              <w:jc w:val="both"/>
            </w:pPr>
            <w:r>
              <w:t>double</w:t>
            </w:r>
          </w:p>
        </w:tc>
        <w:tc>
          <w:tcPr>
            <w:tcW w:w="6560" w:type="dxa"/>
            <w:vAlign w:val="center"/>
          </w:tcPr>
          <w:p w:rsidR="001775DE" w:rsidRDefault="001775DE" w:rsidP="00A66F4E">
            <w:pPr>
              <w:pStyle w:val="Normal1"/>
              <w:jc w:val="both"/>
            </w:pPr>
            <w:r>
              <w:t xml:space="preserve">The </w:t>
            </w:r>
            <w:proofErr w:type="spellStart"/>
            <w:r>
              <w:t>likelikehood</w:t>
            </w:r>
            <w:proofErr w:type="spellEnd"/>
            <w:r>
              <w:t xml:space="preserve"> output of the </w:t>
            </w:r>
            <w:proofErr w:type="spellStart"/>
            <w:r>
              <w:t>i'th</w:t>
            </w:r>
            <w:proofErr w:type="spellEnd"/>
            <w:r>
              <w:t xml:space="preserve"> detector on this image</w:t>
            </w:r>
          </w:p>
        </w:tc>
      </w:tr>
    </w:tbl>
    <w:p w:rsidR="001775DE" w:rsidRDefault="001775DE" w:rsidP="001775DE">
      <w:pPr>
        <w:pStyle w:val="Normal1"/>
        <w:jc w:val="both"/>
      </w:pPr>
    </w:p>
    <w:p w:rsidR="001775DE" w:rsidRDefault="001775DE" w:rsidP="001775DE">
      <w:pPr>
        <w:pStyle w:val="Normal1"/>
        <w:jc w:val="both"/>
      </w:pPr>
    </w:p>
    <w:p w:rsidR="001775DE" w:rsidRDefault="001775DE" w:rsidP="001775DE">
      <w:pPr>
        <w:pStyle w:val="Heading2"/>
        <w:contextualSpacing w:val="0"/>
        <w:jc w:val="both"/>
      </w:pPr>
      <w:r>
        <w:t>Image Indicator Lookup Table</w:t>
      </w:r>
    </w:p>
    <w:p w:rsidR="001775DE" w:rsidRDefault="001775DE" w:rsidP="001775DE">
      <w:pPr>
        <w:pStyle w:val="Normal1"/>
      </w:pPr>
      <w:r>
        <w:t xml:space="preserve">This defines the "dictionary", used by </w:t>
      </w:r>
      <w:proofErr w:type="spellStart"/>
      <w:r>
        <w:t>McAuley's</w:t>
      </w:r>
      <w:proofErr w:type="spellEnd"/>
      <w:r>
        <w:t xml:space="preserve"> baseline solution, which identifies "the 1000 most popular words, groups, and tags across the entire dataset, as well as any words, groups, and tags that occur at least twice as frequently in positively labeled images compared to the overall rate." [</w:t>
      </w:r>
      <w:proofErr w:type="spellStart"/>
      <w:r>
        <w:t>McAuley</w:t>
      </w:r>
      <w:proofErr w:type="spellEnd"/>
      <w:r>
        <w:t xml:space="preserve">, section 5]. He further states "As word features we use text from the image's title, description, and its comment thread, after eliminating </w:t>
      </w:r>
      <w:proofErr w:type="spellStart"/>
      <w:r>
        <w:t>stopwords</w:t>
      </w:r>
      <w:proofErr w:type="spellEnd"/>
      <w:r>
        <w:t xml:space="preserve">." </w:t>
      </w:r>
      <w:proofErr w:type="spellStart"/>
      <w:r>
        <w:t>McAuley</w:t>
      </w:r>
      <w:proofErr w:type="spellEnd"/>
      <w:r>
        <w:t xml:space="preserve"> does not use gallery information, probably because shared galleries are much less common than shared groups. The file format has a header line (</w:t>
      </w:r>
      <w:r w:rsidRPr="00DF6F61">
        <w:rPr>
          <w:shd w:val="clear" w:color="auto" w:fill="C6D9F1" w:themeFill="text2" w:themeFillTint="33"/>
        </w:rPr>
        <w:t>highlighted in blue</w:t>
      </w:r>
      <w:r>
        <w:t>) followed by one entry per line.</w:t>
      </w:r>
    </w:p>
    <w:p w:rsidR="001775DE" w:rsidRDefault="001775DE" w:rsidP="001775DE">
      <w:pPr>
        <w:pStyle w:val="Normal1"/>
        <w:jc w:val="both"/>
      </w:pPr>
    </w:p>
    <w:p w:rsidR="001775DE" w:rsidRDefault="001775DE" w:rsidP="001775DE">
      <w:pPr>
        <w:pStyle w:val="Normal1"/>
        <w:jc w:val="both"/>
        <w:rPr>
          <w:rFonts w:ascii="Courier New" w:hAnsi="Courier New" w:cs="Courier New"/>
          <w:b/>
        </w:rPr>
      </w:pPr>
      <w:r w:rsidRPr="00DF6F61">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1775DE" w:rsidRDefault="001775DE" w:rsidP="001775DE">
      <w:pPr>
        <w:pStyle w:val="Normal1"/>
        <w:jc w:val="both"/>
        <w:rPr>
          <w:rFonts w:ascii="Courier New" w:hAnsi="Courier New" w:cs="Courier New"/>
          <w:b/>
        </w:rPr>
      </w:pPr>
      <w:proofErr w:type="spellStart"/>
      <w:r>
        <w:rPr>
          <w:rFonts w:ascii="Courier New" w:hAnsi="Courier New" w:cs="Courier New"/>
          <w:b/>
        </w:rPr>
        <w:t>entry_id</w:t>
      </w:r>
      <w:proofErr w:type="spellEnd"/>
      <w:r>
        <w:rPr>
          <w:rFonts w:ascii="Courier New" w:hAnsi="Courier New" w:cs="Courier New"/>
          <w:b/>
        </w:rPr>
        <w:t xml:space="preserve"> group-or-word entry-string</w:t>
      </w:r>
    </w:p>
    <w:p w:rsidR="001775DE" w:rsidRDefault="001775DE" w:rsidP="001775DE">
      <w:pPr>
        <w:pStyle w:val="Normal1"/>
        <w:jc w:val="both"/>
        <w:rPr>
          <w:rFonts w:ascii="Courier New" w:hAnsi="Courier New" w:cs="Courier New"/>
          <w:b/>
        </w:rPr>
      </w:pPr>
    </w:p>
    <w:tbl>
      <w:tblPr>
        <w:tblStyle w:val="TableGrid"/>
        <w:tblW w:w="0" w:type="auto"/>
        <w:tblLook w:val="04A0"/>
      </w:tblPr>
      <w:tblGrid>
        <w:gridCol w:w="1818"/>
        <w:gridCol w:w="1198"/>
        <w:gridCol w:w="6560"/>
        <w:tblGridChange w:id="54">
          <w:tblGrid>
            <w:gridCol w:w="1818"/>
            <w:gridCol w:w="1198"/>
            <w:gridCol w:w="6560"/>
          </w:tblGrid>
        </w:tblGridChange>
      </w:tblGrid>
      <w:tr w:rsidR="001775DE" w:rsidTr="00A66F4E">
        <w:tc>
          <w:tcPr>
            <w:tcW w:w="1818" w:type="dxa"/>
            <w:vAlign w:val="center"/>
          </w:tcPr>
          <w:p w:rsidR="001775DE" w:rsidRDefault="001775DE" w:rsidP="00A66F4E">
            <w:pPr>
              <w:pStyle w:val="Normal1"/>
              <w:jc w:val="both"/>
            </w:pPr>
            <w:r>
              <w:t>N-groups</w:t>
            </w:r>
          </w:p>
        </w:tc>
        <w:tc>
          <w:tcPr>
            <w:tcW w:w="1198" w:type="dxa"/>
            <w:vAlign w:val="center"/>
          </w:tcPr>
          <w:p w:rsidR="001775DE" w:rsidRDefault="001775DE" w:rsidP="00A66F4E">
            <w:pPr>
              <w:pStyle w:val="Normal1"/>
              <w:jc w:val="both"/>
            </w:pPr>
            <w:r>
              <w:t xml:space="preserve">unsigned </w:t>
            </w:r>
          </w:p>
        </w:tc>
        <w:tc>
          <w:tcPr>
            <w:tcW w:w="6560" w:type="dxa"/>
            <w:vAlign w:val="center"/>
          </w:tcPr>
          <w:p w:rsidR="001775DE" w:rsidRDefault="001775DE" w:rsidP="00A66F4E">
            <w:pPr>
              <w:pStyle w:val="Normal1"/>
              <w:jc w:val="both"/>
            </w:pPr>
            <w:r>
              <w:t xml:space="preserve">(header line) Number of groups </w:t>
            </w:r>
          </w:p>
        </w:tc>
      </w:tr>
      <w:tr w:rsidR="001775DE" w:rsidTr="00A66F4E">
        <w:tc>
          <w:tcPr>
            <w:tcW w:w="1818" w:type="dxa"/>
            <w:vAlign w:val="center"/>
          </w:tcPr>
          <w:p w:rsidR="001775DE" w:rsidRDefault="001775DE" w:rsidP="00A66F4E">
            <w:pPr>
              <w:pStyle w:val="Normal1"/>
              <w:jc w:val="both"/>
            </w:pPr>
            <w:r>
              <w:t>N-words</w:t>
            </w:r>
          </w:p>
        </w:tc>
        <w:tc>
          <w:tcPr>
            <w:tcW w:w="1198" w:type="dxa"/>
            <w:vAlign w:val="center"/>
          </w:tcPr>
          <w:p w:rsidR="001775DE" w:rsidRDefault="001775DE" w:rsidP="00A66F4E">
            <w:pPr>
              <w:pStyle w:val="Normal1"/>
              <w:jc w:val="both"/>
            </w:pPr>
            <w:r>
              <w:t>unsigned</w:t>
            </w:r>
          </w:p>
        </w:tc>
        <w:tc>
          <w:tcPr>
            <w:tcW w:w="6560" w:type="dxa"/>
            <w:vAlign w:val="center"/>
          </w:tcPr>
          <w:p w:rsidR="001775DE" w:rsidRDefault="001775DE" w:rsidP="00A66F4E">
            <w:pPr>
              <w:pStyle w:val="Normal1"/>
              <w:jc w:val="both"/>
            </w:pPr>
            <w:r>
              <w:t>(header line) Number of words</w:t>
            </w:r>
          </w:p>
        </w:tc>
      </w:tr>
      <w:tr w:rsidR="001775DE" w:rsidTr="00A66F4E">
        <w:tc>
          <w:tcPr>
            <w:tcW w:w="1818" w:type="dxa"/>
            <w:vAlign w:val="center"/>
          </w:tcPr>
          <w:p w:rsidR="001775DE" w:rsidRDefault="001775DE" w:rsidP="00A66F4E">
            <w:pPr>
              <w:pStyle w:val="Normal1"/>
              <w:jc w:val="both"/>
            </w:pPr>
            <w:proofErr w:type="spellStart"/>
            <w:r>
              <w:t>entry_id</w:t>
            </w:r>
            <w:proofErr w:type="spellEnd"/>
          </w:p>
        </w:tc>
        <w:tc>
          <w:tcPr>
            <w:tcW w:w="1198" w:type="dxa"/>
            <w:vAlign w:val="center"/>
          </w:tcPr>
          <w:p w:rsidR="001775DE" w:rsidRDefault="001775DE" w:rsidP="00A66F4E">
            <w:pPr>
              <w:pStyle w:val="Normal1"/>
              <w:jc w:val="both"/>
            </w:pPr>
            <w:r>
              <w:t>unsigned</w:t>
            </w:r>
          </w:p>
        </w:tc>
        <w:tc>
          <w:tcPr>
            <w:tcW w:w="6560" w:type="dxa"/>
            <w:vAlign w:val="center"/>
          </w:tcPr>
          <w:p w:rsidR="001775DE" w:rsidRDefault="001775DE" w:rsidP="00A66F4E">
            <w:pPr>
              <w:pStyle w:val="Normal1"/>
              <w:jc w:val="both"/>
            </w:pPr>
            <w:r>
              <w:t>The ordinal of the entry. Groups and Words are independently numbered (i.e. there is both a group 0 and a word 0.)</w:t>
            </w:r>
          </w:p>
        </w:tc>
      </w:tr>
      <w:tr w:rsidR="001775DE" w:rsidTr="00A66F4E">
        <w:tc>
          <w:tcPr>
            <w:tcW w:w="1818" w:type="dxa"/>
            <w:vAlign w:val="center"/>
          </w:tcPr>
          <w:p w:rsidR="001775DE" w:rsidRPr="004C3F02" w:rsidRDefault="001775DE" w:rsidP="00A66F4E">
            <w:pPr>
              <w:pStyle w:val="Normal1"/>
              <w:jc w:val="both"/>
            </w:pPr>
            <w:r>
              <w:t>group-or-word</w:t>
            </w:r>
          </w:p>
        </w:tc>
        <w:tc>
          <w:tcPr>
            <w:tcW w:w="1198" w:type="dxa"/>
            <w:vAlign w:val="center"/>
          </w:tcPr>
          <w:p w:rsidR="001775DE" w:rsidRDefault="001775DE" w:rsidP="00A66F4E">
            <w:pPr>
              <w:pStyle w:val="Normal1"/>
              <w:jc w:val="both"/>
            </w:pPr>
            <w:r>
              <w:t>string</w:t>
            </w:r>
          </w:p>
        </w:tc>
        <w:tc>
          <w:tcPr>
            <w:tcW w:w="6560" w:type="dxa"/>
            <w:vAlign w:val="center"/>
          </w:tcPr>
          <w:p w:rsidR="001775DE" w:rsidRDefault="001775DE" w:rsidP="00A66F4E">
            <w:pPr>
              <w:pStyle w:val="Normal1"/>
              <w:jc w:val="both"/>
            </w:pPr>
            <w:r>
              <w:t>The entry is a "G" (group) or "W" (word)</w:t>
            </w:r>
          </w:p>
        </w:tc>
      </w:tr>
      <w:tr w:rsidR="001775DE" w:rsidTr="00A66F4E">
        <w:tc>
          <w:tcPr>
            <w:tcW w:w="1818" w:type="dxa"/>
            <w:vAlign w:val="center"/>
          </w:tcPr>
          <w:p w:rsidR="001775DE" w:rsidRDefault="001775DE" w:rsidP="00A66F4E">
            <w:pPr>
              <w:pStyle w:val="Normal1"/>
              <w:jc w:val="both"/>
            </w:pPr>
            <w:r>
              <w:t>entry-string</w:t>
            </w:r>
          </w:p>
        </w:tc>
        <w:tc>
          <w:tcPr>
            <w:tcW w:w="1198" w:type="dxa"/>
            <w:vAlign w:val="center"/>
          </w:tcPr>
          <w:p w:rsidR="001775DE" w:rsidRDefault="001775DE" w:rsidP="00A66F4E">
            <w:pPr>
              <w:pStyle w:val="Normal1"/>
              <w:jc w:val="both"/>
            </w:pPr>
            <w:r>
              <w:t>string</w:t>
            </w:r>
          </w:p>
        </w:tc>
        <w:tc>
          <w:tcPr>
            <w:tcW w:w="6560" w:type="dxa"/>
            <w:vAlign w:val="center"/>
          </w:tcPr>
          <w:p w:rsidR="001775DE" w:rsidRDefault="001775DE" w:rsidP="00A66F4E">
            <w:pPr>
              <w:pStyle w:val="Normal1"/>
              <w:jc w:val="both"/>
            </w:pPr>
            <w:r>
              <w:t xml:space="preserve">Either a </w:t>
            </w:r>
            <w:proofErr w:type="spellStart"/>
            <w:r>
              <w:t>Flickr</w:t>
            </w:r>
            <w:proofErr w:type="spellEnd"/>
            <w:r>
              <w:t xml:space="preserve"> Group ID or a word from the word sources as described above.</w:t>
            </w:r>
          </w:p>
        </w:tc>
      </w:tr>
    </w:tbl>
    <w:p w:rsidR="001775DE" w:rsidRDefault="001775DE" w:rsidP="001775DE">
      <w:pPr>
        <w:pStyle w:val="Normal1"/>
        <w:jc w:val="both"/>
      </w:pPr>
    </w:p>
    <w:p w:rsidR="001775DE" w:rsidRDefault="001775DE" w:rsidP="001775DE">
      <w:pPr>
        <w:pStyle w:val="Heading2"/>
        <w:contextualSpacing w:val="0"/>
        <w:jc w:val="both"/>
      </w:pPr>
      <w:r>
        <w:t>Image Indicator Table</w:t>
      </w:r>
    </w:p>
    <w:p w:rsidR="001775DE" w:rsidRDefault="001775DE" w:rsidP="001775DE">
      <w:pPr>
        <w:pStyle w:val="Normal1"/>
        <w:jc w:val="both"/>
      </w:pPr>
      <w:r>
        <w:t>This table lists how the groups, tags, and text associated with each image are represented in the Image Indicator Lookup Table. There is one line per image of the format:</w:t>
      </w:r>
    </w:p>
    <w:p w:rsidR="001775DE" w:rsidRDefault="001775DE" w:rsidP="001775DE">
      <w:pPr>
        <w:pStyle w:val="Normal1"/>
        <w:jc w:val="both"/>
      </w:pPr>
    </w:p>
    <w:p w:rsidR="001775DE" w:rsidRDefault="001775DE" w:rsidP="001775DE">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w:t>
      </w:r>
      <w:proofErr w:type="spellStart"/>
      <w:r>
        <w:rPr>
          <w:rFonts w:ascii="Courier New" w:hAnsi="Courier New" w:cs="Courier New"/>
          <w:b/>
        </w:rPr>
        <w:t>group_indicator</w:t>
      </w:r>
      <w:proofErr w:type="spellEnd"/>
      <w:r>
        <w:rPr>
          <w:rFonts w:ascii="Courier New" w:hAnsi="Courier New" w:cs="Courier New"/>
          <w:b/>
        </w:rPr>
        <w:t xml:space="preserve"> </w:t>
      </w:r>
      <w:proofErr w:type="spellStart"/>
      <w:r>
        <w:rPr>
          <w:rFonts w:ascii="Courier New" w:hAnsi="Courier New" w:cs="Courier New"/>
          <w:b/>
        </w:rPr>
        <w:t>word_indicator</w:t>
      </w:r>
      <w:proofErr w:type="spellEnd"/>
    </w:p>
    <w:p w:rsidR="001775DE" w:rsidRDefault="001775DE" w:rsidP="001775DE">
      <w:pPr>
        <w:pStyle w:val="Normal1"/>
        <w:jc w:val="both"/>
        <w:rPr>
          <w:rFonts w:ascii="Courier New" w:hAnsi="Courier New" w:cs="Courier New"/>
          <w:b/>
        </w:rPr>
      </w:pPr>
    </w:p>
    <w:tbl>
      <w:tblPr>
        <w:tblStyle w:val="TableGrid"/>
        <w:tblW w:w="0" w:type="auto"/>
        <w:tblLook w:val="04A0"/>
      </w:tblPr>
      <w:tblGrid>
        <w:gridCol w:w="1818"/>
        <w:gridCol w:w="1198"/>
        <w:gridCol w:w="6560"/>
      </w:tblGrid>
      <w:tr w:rsidR="001775DE" w:rsidTr="00A66F4E">
        <w:tc>
          <w:tcPr>
            <w:tcW w:w="1818" w:type="dxa"/>
            <w:vAlign w:val="center"/>
          </w:tcPr>
          <w:p w:rsidR="001775DE" w:rsidRDefault="001775DE" w:rsidP="00A66F4E">
            <w:pPr>
              <w:pStyle w:val="Normal1"/>
              <w:jc w:val="both"/>
            </w:pPr>
            <w:proofErr w:type="spellStart"/>
            <w:r>
              <w:t>image_id</w:t>
            </w:r>
            <w:proofErr w:type="spellEnd"/>
          </w:p>
        </w:tc>
        <w:tc>
          <w:tcPr>
            <w:tcW w:w="1198" w:type="dxa"/>
            <w:vAlign w:val="center"/>
          </w:tcPr>
          <w:p w:rsidR="001775DE" w:rsidRDefault="001775DE" w:rsidP="00A66F4E">
            <w:pPr>
              <w:pStyle w:val="Normal1"/>
              <w:jc w:val="both"/>
            </w:pPr>
            <w:r>
              <w:t xml:space="preserve">unsigned </w:t>
            </w:r>
          </w:p>
        </w:tc>
        <w:tc>
          <w:tcPr>
            <w:tcW w:w="6560" w:type="dxa"/>
            <w:vAlign w:val="center"/>
          </w:tcPr>
          <w:p w:rsidR="001775DE" w:rsidRDefault="001775DE" w:rsidP="00A66F4E">
            <w:pPr>
              <w:pStyle w:val="Normal1"/>
              <w:jc w:val="both"/>
            </w:pPr>
            <w:r>
              <w:t>ID of the image.</w:t>
            </w:r>
          </w:p>
        </w:tc>
      </w:tr>
      <w:tr w:rsidR="001775DE" w:rsidTr="00A66F4E">
        <w:tc>
          <w:tcPr>
            <w:tcW w:w="1818" w:type="dxa"/>
            <w:vAlign w:val="center"/>
          </w:tcPr>
          <w:p w:rsidR="001775DE" w:rsidRDefault="001775DE" w:rsidP="00A66F4E">
            <w:pPr>
              <w:pStyle w:val="Normal1"/>
              <w:jc w:val="both"/>
            </w:pPr>
            <w:proofErr w:type="spellStart"/>
            <w:r>
              <w:t>group_indicator</w:t>
            </w:r>
            <w:proofErr w:type="spellEnd"/>
          </w:p>
        </w:tc>
        <w:tc>
          <w:tcPr>
            <w:tcW w:w="1198" w:type="dxa"/>
            <w:vAlign w:val="center"/>
          </w:tcPr>
          <w:p w:rsidR="001775DE" w:rsidRDefault="001775DE" w:rsidP="00A66F4E">
            <w:pPr>
              <w:pStyle w:val="Normal1"/>
              <w:jc w:val="both"/>
            </w:pPr>
            <w:r>
              <w:t>indicator string</w:t>
            </w:r>
          </w:p>
        </w:tc>
        <w:tc>
          <w:tcPr>
            <w:tcW w:w="6560" w:type="dxa"/>
            <w:vAlign w:val="center"/>
          </w:tcPr>
          <w:p w:rsidR="001775DE" w:rsidRPr="005A6D9D" w:rsidRDefault="001775DE" w:rsidP="00A66F4E">
            <w:pPr>
              <w:pStyle w:val="Normal1"/>
              <w:jc w:val="both"/>
            </w:pPr>
            <w:r>
              <w:t xml:space="preserve">Indicator string of length </w:t>
            </w:r>
            <w:r>
              <w:rPr>
                <w:i/>
              </w:rPr>
              <w:t>N-groups</w:t>
            </w:r>
            <w:r>
              <w:t xml:space="preserve"> from the Image Indicator Lookup Table, indicating which groups this image belongs to.</w:t>
            </w:r>
          </w:p>
        </w:tc>
      </w:tr>
      <w:tr w:rsidR="001775DE" w:rsidTr="00A66F4E">
        <w:tc>
          <w:tcPr>
            <w:tcW w:w="1818" w:type="dxa"/>
            <w:vAlign w:val="center"/>
          </w:tcPr>
          <w:p w:rsidR="001775DE" w:rsidRDefault="001775DE" w:rsidP="00A66F4E">
            <w:pPr>
              <w:pStyle w:val="Normal1"/>
              <w:jc w:val="both"/>
            </w:pPr>
            <w:proofErr w:type="spellStart"/>
            <w:r>
              <w:t>word_indicator</w:t>
            </w:r>
            <w:proofErr w:type="spellEnd"/>
          </w:p>
        </w:tc>
        <w:tc>
          <w:tcPr>
            <w:tcW w:w="1198" w:type="dxa"/>
            <w:vAlign w:val="center"/>
          </w:tcPr>
          <w:p w:rsidR="001775DE" w:rsidRDefault="001775DE" w:rsidP="00A66F4E">
            <w:pPr>
              <w:pStyle w:val="Normal1"/>
              <w:jc w:val="both"/>
            </w:pPr>
            <w:r>
              <w:t>indicator string</w:t>
            </w:r>
          </w:p>
        </w:tc>
        <w:tc>
          <w:tcPr>
            <w:tcW w:w="6560" w:type="dxa"/>
            <w:vAlign w:val="center"/>
          </w:tcPr>
          <w:p w:rsidR="001775DE" w:rsidRPr="005A6D9D" w:rsidRDefault="001775DE" w:rsidP="00A66F4E">
            <w:pPr>
              <w:pStyle w:val="Normal1"/>
              <w:jc w:val="both"/>
            </w:pPr>
            <w:r>
              <w:t xml:space="preserve">Indicator string of length </w:t>
            </w:r>
            <w:r>
              <w:rPr>
                <w:i/>
              </w:rPr>
              <w:t>N-words</w:t>
            </w:r>
            <w:r>
              <w:t xml:space="preserve"> indicating which words are associated with this image.</w:t>
            </w:r>
          </w:p>
        </w:tc>
      </w:tr>
    </w:tbl>
    <w:p w:rsidR="001775DE" w:rsidRDefault="001775DE" w:rsidP="001775DE">
      <w:pPr>
        <w:pStyle w:val="Normal1"/>
        <w:jc w:val="both"/>
        <w:rPr>
          <w:rFonts w:ascii="Courier New" w:hAnsi="Courier New" w:cs="Courier New"/>
          <w:b/>
        </w:rPr>
      </w:pPr>
    </w:p>
    <w:p w:rsidR="001775DE" w:rsidRDefault="001775DE" w:rsidP="001775DE">
      <w:pPr>
        <w:pStyle w:val="Heading2"/>
        <w:contextualSpacing w:val="0"/>
        <w:jc w:val="both"/>
      </w:pPr>
      <w:r>
        <w:t>Edge Table</w:t>
      </w:r>
    </w:p>
    <w:p w:rsidR="001775DE" w:rsidRPr="002B5B72" w:rsidRDefault="001775DE" w:rsidP="001775DE">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w:t>
      </w:r>
      <w:r>
        <w:lastRenderedPageBreak/>
        <w:t xml:space="preserve">images to </w:t>
      </w:r>
      <w:r w:rsidRPr="00E97487">
        <w:rPr>
          <w:i/>
        </w:rPr>
        <w:t>A</w:t>
      </w:r>
      <w:r>
        <w:rPr>
          <w:i/>
        </w:rPr>
        <w:t xml:space="preserve"> </w:t>
      </w:r>
      <w:r>
        <w:t xml:space="preserve">or </w:t>
      </w:r>
      <w:r>
        <w:rPr>
          <w:i/>
        </w:rPr>
        <w:t xml:space="preserve">B </w:t>
      </w:r>
      <w:r>
        <w:t xml:space="preserve">is arbitrary. </w:t>
      </w:r>
      <w:r w:rsidRPr="00E97487">
        <w:t>There</w:t>
      </w:r>
      <w:r>
        <w:t xml:space="preserve"> is one line per edge with the following format (broken across multiple lines for legibility):</w:t>
      </w:r>
    </w:p>
    <w:p w:rsidR="001775DE" w:rsidRDefault="001775DE" w:rsidP="001775DE">
      <w:pPr>
        <w:pStyle w:val="Normal1"/>
        <w:jc w:val="both"/>
      </w:pPr>
    </w:p>
    <w:p w:rsidR="001775DE" w:rsidRDefault="001775DE" w:rsidP="001775DE">
      <w:pPr>
        <w:pStyle w:val="Normal1"/>
        <w:jc w:val="both"/>
        <w:rPr>
          <w:rFonts w:ascii="Courier New" w:hAnsi="Courier New" w:cs="Courier New"/>
          <w:b/>
        </w:rPr>
      </w:pPr>
      <w:proofErr w:type="spellStart"/>
      <w:r>
        <w:rPr>
          <w:rFonts w:ascii="Courier New" w:hAnsi="Courier New" w:cs="Courier New"/>
          <w:b/>
        </w:rPr>
        <w:t>image_A_id</w:t>
      </w:r>
      <w:proofErr w:type="spellEnd"/>
      <w:r>
        <w:rPr>
          <w:rFonts w:ascii="Courier New" w:hAnsi="Courier New" w:cs="Courier New"/>
          <w:b/>
        </w:rPr>
        <w:t xml:space="preserve"> </w:t>
      </w:r>
      <w:proofErr w:type="spellStart"/>
      <w:r>
        <w:rPr>
          <w:rFonts w:ascii="Courier New" w:hAnsi="Courier New" w:cs="Courier New"/>
          <w:b/>
        </w:rPr>
        <w:t>image_B_id</w:t>
      </w:r>
      <w:proofErr w:type="spellEnd"/>
    </w:p>
    <w:p w:rsidR="001775DE" w:rsidRDefault="001775DE" w:rsidP="001775DE">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N_shared_groups</w:t>
      </w:r>
      <w:proofErr w:type="spellEnd"/>
      <w:r>
        <w:rPr>
          <w:rFonts w:ascii="Courier New" w:hAnsi="Courier New" w:cs="Courier New"/>
          <w:b/>
        </w:rPr>
        <w:t xml:space="preserve"> </w:t>
      </w:r>
      <w:proofErr w:type="spellStart"/>
      <w:r>
        <w:rPr>
          <w:rFonts w:ascii="Courier New" w:hAnsi="Courier New" w:cs="Courier New"/>
          <w:b/>
        </w:rPr>
        <w:t>N_shared_words</w:t>
      </w:r>
      <w:proofErr w:type="spellEnd"/>
    </w:p>
    <w:p w:rsidR="001775DE" w:rsidRDefault="001775DE" w:rsidP="001775DE">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shared_group_id_vector</w:t>
      </w:r>
      <w:proofErr w:type="spellEnd"/>
      <w:r>
        <w:rPr>
          <w:rFonts w:ascii="Courier New" w:hAnsi="Courier New" w:cs="Courier New"/>
          <w:b/>
        </w:rPr>
        <w:t xml:space="preserve"> </w:t>
      </w:r>
      <w:proofErr w:type="spellStart"/>
      <w:r>
        <w:rPr>
          <w:rFonts w:ascii="Courier New" w:hAnsi="Courier New" w:cs="Courier New"/>
          <w:b/>
        </w:rPr>
        <w:t>shared_word_id_vector</w:t>
      </w:r>
      <w:proofErr w:type="spellEnd"/>
    </w:p>
    <w:p w:rsidR="001775DE" w:rsidRDefault="001775DE" w:rsidP="001775DE">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same_user_flag</w:t>
      </w:r>
      <w:proofErr w:type="spellEnd"/>
      <w:r>
        <w:rPr>
          <w:rFonts w:ascii="Courier New" w:hAnsi="Courier New" w:cs="Courier New"/>
          <w:b/>
        </w:rPr>
        <w:t xml:space="preserve"> </w:t>
      </w:r>
      <w:proofErr w:type="spellStart"/>
      <w:r>
        <w:rPr>
          <w:rFonts w:ascii="Courier New" w:hAnsi="Courier New" w:cs="Courier New"/>
          <w:b/>
        </w:rPr>
        <w:t>same_location_flag</w:t>
      </w:r>
      <w:proofErr w:type="spellEnd"/>
      <w:r>
        <w:rPr>
          <w:rFonts w:ascii="Courier New" w:hAnsi="Courier New" w:cs="Courier New"/>
          <w:b/>
        </w:rPr>
        <w:t xml:space="preserve"> </w:t>
      </w:r>
      <w:proofErr w:type="spellStart"/>
      <w:r>
        <w:rPr>
          <w:rFonts w:ascii="Courier New" w:hAnsi="Courier New" w:cs="Courier New"/>
          <w:b/>
        </w:rPr>
        <w:t>shared_contact_flag</w:t>
      </w:r>
      <w:proofErr w:type="spellEnd"/>
    </w:p>
    <w:p w:rsidR="001775DE" w:rsidRDefault="001775DE" w:rsidP="001775DE">
      <w:pPr>
        <w:pStyle w:val="Normal1"/>
        <w:jc w:val="both"/>
        <w:rPr>
          <w:rFonts w:ascii="Courier New" w:hAnsi="Courier New" w:cs="Courier New"/>
          <w:b/>
        </w:rPr>
      </w:pPr>
    </w:p>
    <w:tbl>
      <w:tblPr>
        <w:tblStyle w:val="TableGrid"/>
        <w:tblW w:w="0" w:type="auto"/>
        <w:tblLook w:val="04A0"/>
      </w:tblPr>
      <w:tblGrid>
        <w:gridCol w:w="2589"/>
        <w:gridCol w:w="1965"/>
        <w:gridCol w:w="5022"/>
      </w:tblGrid>
      <w:tr w:rsidR="001775DE" w:rsidTr="00A66F4E">
        <w:tc>
          <w:tcPr>
            <w:tcW w:w="2589" w:type="dxa"/>
            <w:vAlign w:val="center"/>
          </w:tcPr>
          <w:p w:rsidR="001775DE" w:rsidRDefault="001775DE" w:rsidP="00A66F4E">
            <w:pPr>
              <w:pStyle w:val="Normal1"/>
              <w:jc w:val="both"/>
            </w:pPr>
            <w:proofErr w:type="spellStart"/>
            <w:r>
              <w:t>image_A_id</w:t>
            </w:r>
            <w:proofErr w:type="spellEnd"/>
          </w:p>
        </w:tc>
        <w:tc>
          <w:tcPr>
            <w:tcW w:w="1965" w:type="dxa"/>
            <w:vAlign w:val="center"/>
          </w:tcPr>
          <w:p w:rsidR="001775DE" w:rsidRDefault="001775DE" w:rsidP="00A66F4E">
            <w:pPr>
              <w:pStyle w:val="Normal1"/>
              <w:jc w:val="both"/>
            </w:pPr>
            <w:r>
              <w:t xml:space="preserve">unsigned </w:t>
            </w:r>
          </w:p>
        </w:tc>
        <w:tc>
          <w:tcPr>
            <w:tcW w:w="5022" w:type="dxa"/>
            <w:vAlign w:val="center"/>
          </w:tcPr>
          <w:p w:rsidR="001775DE" w:rsidRDefault="001775DE" w:rsidP="00A66F4E">
            <w:pPr>
              <w:pStyle w:val="Normal1"/>
              <w:jc w:val="both"/>
            </w:pPr>
            <w:r>
              <w:t>ID of image A.</w:t>
            </w:r>
          </w:p>
        </w:tc>
      </w:tr>
      <w:tr w:rsidR="001775DE" w:rsidTr="00A66F4E">
        <w:tc>
          <w:tcPr>
            <w:tcW w:w="2589" w:type="dxa"/>
            <w:vAlign w:val="center"/>
          </w:tcPr>
          <w:p w:rsidR="001775DE" w:rsidRDefault="001775DE" w:rsidP="00A66F4E">
            <w:pPr>
              <w:pStyle w:val="Normal1"/>
              <w:jc w:val="both"/>
            </w:pPr>
            <w:proofErr w:type="spellStart"/>
            <w:r>
              <w:t>image_B_id</w:t>
            </w:r>
            <w:proofErr w:type="spellEnd"/>
          </w:p>
        </w:tc>
        <w:tc>
          <w:tcPr>
            <w:tcW w:w="1965" w:type="dxa"/>
            <w:vAlign w:val="center"/>
          </w:tcPr>
          <w:p w:rsidR="001775DE" w:rsidRDefault="001775DE" w:rsidP="00A66F4E">
            <w:pPr>
              <w:pStyle w:val="Normal1"/>
              <w:jc w:val="both"/>
            </w:pPr>
            <w:r>
              <w:t xml:space="preserve">unsigned </w:t>
            </w:r>
          </w:p>
        </w:tc>
        <w:tc>
          <w:tcPr>
            <w:tcW w:w="5022" w:type="dxa"/>
            <w:vAlign w:val="center"/>
          </w:tcPr>
          <w:p w:rsidR="001775DE" w:rsidRDefault="001775DE" w:rsidP="00A66F4E">
            <w:pPr>
              <w:pStyle w:val="Normal1"/>
              <w:jc w:val="both"/>
            </w:pPr>
            <w:r>
              <w:t>ID of image B.</w:t>
            </w:r>
          </w:p>
        </w:tc>
      </w:tr>
      <w:tr w:rsidR="001775DE" w:rsidTr="00A66F4E">
        <w:tc>
          <w:tcPr>
            <w:tcW w:w="2589" w:type="dxa"/>
            <w:vAlign w:val="center"/>
          </w:tcPr>
          <w:p w:rsidR="001775DE" w:rsidRDefault="001775DE" w:rsidP="00A66F4E">
            <w:pPr>
              <w:pStyle w:val="Normal1"/>
              <w:jc w:val="both"/>
            </w:pPr>
            <w:proofErr w:type="spellStart"/>
            <w:r>
              <w:t>N_shared_groups</w:t>
            </w:r>
            <w:proofErr w:type="spellEnd"/>
          </w:p>
        </w:tc>
        <w:tc>
          <w:tcPr>
            <w:tcW w:w="1965" w:type="dxa"/>
            <w:vAlign w:val="center"/>
          </w:tcPr>
          <w:p w:rsidR="001775DE" w:rsidRDefault="001775DE" w:rsidP="00A66F4E">
            <w:pPr>
              <w:pStyle w:val="Normal1"/>
              <w:jc w:val="both"/>
            </w:pPr>
            <w:r>
              <w:t>unsigned</w:t>
            </w:r>
          </w:p>
        </w:tc>
        <w:tc>
          <w:tcPr>
            <w:tcW w:w="5022" w:type="dxa"/>
            <w:vAlign w:val="center"/>
          </w:tcPr>
          <w:p w:rsidR="001775DE" w:rsidRPr="005A6D9D" w:rsidRDefault="001775DE" w:rsidP="00A66F4E">
            <w:pPr>
              <w:pStyle w:val="Normal1"/>
              <w:jc w:val="both"/>
            </w:pPr>
            <w:r>
              <w:t>Number of shared groups</w:t>
            </w:r>
          </w:p>
        </w:tc>
      </w:tr>
      <w:tr w:rsidR="001775DE" w:rsidTr="00A66F4E">
        <w:tc>
          <w:tcPr>
            <w:tcW w:w="2589" w:type="dxa"/>
            <w:vAlign w:val="center"/>
          </w:tcPr>
          <w:p w:rsidR="001775DE" w:rsidRDefault="001775DE" w:rsidP="00A66F4E">
            <w:pPr>
              <w:pStyle w:val="Normal1"/>
              <w:jc w:val="both"/>
            </w:pPr>
            <w:proofErr w:type="spellStart"/>
            <w:r>
              <w:t>N_shared_words</w:t>
            </w:r>
            <w:proofErr w:type="spellEnd"/>
          </w:p>
        </w:tc>
        <w:tc>
          <w:tcPr>
            <w:tcW w:w="1965" w:type="dxa"/>
            <w:vAlign w:val="center"/>
          </w:tcPr>
          <w:p w:rsidR="001775DE" w:rsidRDefault="001775DE" w:rsidP="00A66F4E">
            <w:pPr>
              <w:pStyle w:val="Normal1"/>
              <w:jc w:val="both"/>
            </w:pPr>
            <w:r>
              <w:t>unsigned</w:t>
            </w:r>
          </w:p>
        </w:tc>
        <w:tc>
          <w:tcPr>
            <w:tcW w:w="5022" w:type="dxa"/>
            <w:vAlign w:val="center"/>
          </w:tcPr>
          <w:p w:rsidR="001775DE" w:rsidRPr="005A6D9D" w:rsidRDefault="001775DE" w:rsidP="00A66F4E">
            <w:pPr>
              <w:pStyle w:val="Normal1"/>
              <w:jc w:val="both"/>
            </w:pPr>
            <w:r>
              <w:t>Number of shared words</w:t>
            </w:r>
          </w:p>
        </w:tc>
      </w:tr>
      <w:tr w:rsidR="001775DE" w:rsidTr="00A66F4E">
        <w:tc>
          <w:tcPr>
            <w:tcW w:w="2589" w:type="dxa"/>
            <w:vAlign w:val="center"/>
          </w:tcPr>
          <w:p w:rsidR="001775DE" w:rsidRDefault="001775DE" w:rsidP="00A66F4E">
            <w:pPr>
              <w:pStyle w:val="Normal1"/>
              <w:jc w:val="both"/>
            </w:pPr>
            <w:proofErr w:type="spellStart"/>
            <w:r>
              <w:t>shared_group_id_vector</w:t>
            </w:r>
            <w:proofErr w:type="spellEnd"/>
          </w:p>
        </w:tc>
        <w:tc>
          <w:tcPr>
            <w:tcW w:w="1965" w:type="dxa"/>
            <w:vAlign w:val="center"/>
          </w:tcPr>
          <w:p w:rsidR="001775DE" w:rsidRDefault="001775DE" w:rsidP="00A66F4E">
            <w:pPr>
              <w:pStyle w:val="Normal1"/>
              <w:jc w:val="both"/>
            </w:pPr>
            <w:proofErr w:type="spellStart"/>
            <w:r>
              <w:t>N_shared_groups</w:t>
            </w:r>
            <w:proofErr w:type="spellEnd"/>
            <w:r>
              <w:t xml:space="preserve"> x unsigned</w:t>
            </w:r>
          </w:p>
        </w:tc>
        <w:tc>
          <w:tcPr>
            <w:tcW w:w="5022" w:type="dxa"/>
            <w:vAlign w:val="center"/>
          </w:tcPr>
          <w:p w:rsidR="001775DE" w:rsidRDefault="001775DE" w:rsidP="00A66F4E">
            <w:pPr>
              <w:pStyle w:val="Normal1"/>
              <w:jc w:val="both"/>
            </w:pPr>
            <w:proofErr w:type="spellStart"/>
            <w:r>
              <w:t>entry_id</w:t>
            </w:r>
            <w:proofErr w:type="spellEnd"/>
            <w:r>
              <w:t xml:space="preserve"> of shared groups</w:t>
            </w:r>
          </w:p>
        </w:tc>
      </w:tr>
      <w:tr w:rsidR="001775DE" w:rsidTr="00A66F4E">
        <w:tc>
          <w:tcPr>
            <w:tcW w:w="2589" w:type="dxa"/>
            <w:vAlign w:val="center"/>
          </w:tcPr>
          <w:p w:rsidR="001775DE" w:rsidRDefault="001775DE" w:rsidP="00A66F4E">
            <w:pPr>
              <w:pStyle w:val="Normal1"/>
              <w:jc w:val="both"/>
            </w:pPr>
            <w:proofErr w:type="spellStart"/>
            <w:r>
              <w:t>shared_word_id_vector</w:t>
            </w:r>
            <w:proofErr w:type="spellEnd"/>
          </w:p>
        </w:tc>
        <w:tc>
          <w:tcPr>
            <w:tcW w:w="1965" w:type="dxa"/>
            <w:vAlign w:val="center"/>
          </w:tcPr>
          <w:p w:rsidR="001775DE" w:rsidRDefault="001775DE" w:rsidP="00A66F4E">
            <w:pPr>
              <w:pStyle w:val="Normal1"/>
              <w:jc w:val="both"/>
            </w:pPr>
            <w:proofErr w:type="spellStart"/>
            <w:r>
              <w:t>N_shared_words</w:t>
            </w:r>
            <w:proofErr w:type="spellEnd"/>
            <w:r>
              <w:t xml:space="preserve"> x unsigned</w:t>
            </w:r>
          </w:p>
        </w:tc>
        <w:tc>
          <w:tcPr>
            <w:tcW w:w="5022" w:type="dxa"/>
            <w:vAlign w:val="center"/>
          </w:tcPr>
          <w:p w:rsidR="001775DE" w:rsidRDefault="001775DE" w:rsidP="00A66F4E">
            <w:pPr>
              <w:pStyle w:val="Normal1"/>
              <w:jc w:val="both"/>
            </w:pPr>
            <w:proofErr w:type="spellStart"/>
            <w:r>
              <w:t>entry_id</w:t>
            </w:r>
            <w:proofErr w:type="spellEnd"/>
            <w:r>
              <w:t xml:space="preserve"> of shared words</w:t>
            </w:r>
          </w:p>
        </w:tc>
      </w:tr>
      <w:tr w:rsidR="001775DE" w:rsidTr="00A66F4E">
        <w:tc>
          <w:tcPr>
            <w:tcW w:w="2589" w:type="dxa"/>
            <w:vAlign w:val="center"/>
          </w:tcPr>
          <w:p w:rsidR="001775DE" w:rsidRDefault="001775DE" w:rsidP="00A66F4E">
            <w:pPr>
              <w:pStyle w:val="Normal1"/>
              <w:jc w:val="both"/>
            </w:pPr>
            <w:proofErr w:type="spellStart"/>
            <w:r>
              <w:t>same_user_flag</w:t>
            </w:r>
            <w:proofErr w:type="spellEnd"/>
          </w:p>
        </w:tc>
        <w:tc>
          <w:tcPr>
            <w:tcW w:w="1965" w:type="dxa"/>
            <w:vAlign w:val="center"/>
          </w:tcPr>
          <w:p w:rsidR="001775DE" w:rsidRDefault="001775DE" w:rsidP="00A66F4E">
            <w:pPr>
              <w:pStyle w:val="Normal1"/>
              <w:jc w:val="both"/>
            </w:pPr>
            <w:r>
              <w:t>string</w:t>
            </w:r>
          </w:p>
        </w:tc>
        <w:tc>
          <w:tcPr>
            <w:tcW w:w="5022" w:type="dxa"/>
            <w:vAlign w:val="center"/>
          </w:tcPr>
          <w:p w:rsidR="001775DE" w:rsidRDefault="001775DE" w:rsidP="00A66F4E">
            <w:pPr>
              <w:pStyle w:val="Normal1"/>
              <w:jc w:val="both"/>
            </w:pPr>
            <w:r>
              <w:t>'1' if the same user took images A and B, '0' if different users took the images, or '.' if unknown</w:t>
            </w:r>
          </w:p>
        </w:tc>
      </w:tr>
      <w:tr w:rsidR="001775DE" w:rsidTr="00A66F4E">
        <w:tc>
          <w:tcPr>
            <w:tcW w:w="2589" w:type="dxa"/>
            <w:vAlign w:val="center"/>
          </w:tcPr>
          <w:p w:rsidR="001775DE" w:rsidRDefault="001775DE" w:rsidP="00A66F4E">
            <w:pPr>
              <w:pStyle w:val="Normal1"/>
              <w:jc w:val="both"/>
            </w:pPr>
            <w:proofErr w:type="spellStart"/>
            <w:r>
              <w:t>same_location_flag</w:t>
            </w:r>
            <w:proofErr w:type="spellEnd"/>
          </w:p>
        </w:tc>
        <w:tc>
          <w:tcPr>
            <w:tcW w:w="1965" w:type="dxa"/>
            <w:vAlign w:val="center"/>
          </w:tcPr>
          <w:p w:rsidR="001775DE" w:rsidRDefault="001775DE" w:rsidP="00A66F4E">
            <w:pPr>
              <w:pStyle w:val="Normal1"/>
              <w:jc w:val="both"/>
            </w:pPr>
            <w:r>
              <w:t>string</w:t>
            </w:r>
          </w:p>
        </w:tc>
        <w:tc>
          <w:tcPr>
            <w:tcW w:w="5022" w:type="dxa"/>
            <w:vAlign w:val="center"/>
          </w:tcPr>
          <w:p w:rsidR="001775DE" w:rsidRDefault="001775DE" w:rsidP="00A66F4E">
            <w:pPr>
              <w:pStyle w:val="Normal1"/>
              <w:jc w:val="both"/>
            </w:pPr>
            <w:r>
              <w:t xml:space="preserve">'1' if images A and B share a "locality" (as defined by </w:t>
            </w:r>
            <w:proofErr w:type="spellStart"/>
            <w:r>
              <w:t>Flickr</w:t>
            </w:r>
            <w:proofErr w:type="spellEnd"/>
            <w:r>
              <w:t>), '0' if different localities are specified, or '.' if one or both images has no locality</w:t>
            </w:r>
          </w:p>
        </w:tc>
      </w:tr>
      <w:tr w:rsidR="001775DE" w:rsidTr="00A66F4E">
        <w:tc>
          <w:tcPr>
            <w:tcW w:w="2589" w:type="dxa"/>
            <w:vAlign w:val="center"/>
          </w:tcPr>
          <w:p w:rsidR="001775DE" w:rsidRDefault="001775DE" w:rsidP="00A66F4E">
            <w:pPr>
              <w:pStyle w:val="Normal1"/>
              <w:jc w:val="both"/>
            </w:pPr>
            <w:proofErr w:type="spellStart"/>
            <w:r>
              <w:t>shared_contact_flag</w:t>
            </w:r>
            <w:proofErr w:type="spellEnd"/>
          </w:p>
        </w:tc>
        <w:tc>
          <w:tcPr>
            <w:tcW w:w="1965" w:type="dxa"/>
            <w:vAlign w:val="center"/>
          </w:tcPr>
          <w:p w:rsidR="001775DE" w:rsidRDefault="001775DE" w:rsidP="00A66F4E">
            <w:pPr>
              <w:pStyle w:val="Normal1"/>
              <w:jc w:val="both"/>
            </w:pPr>
            <w:r>
              <w:t>string</w:t>
            </w:r>
          </w:p>
        </w:tc>
        <w:tc>
          <w:tcPr>
            <w:tcW w:w="5022" w:type="dxa"/>
            <w:vAlign w:val="center"/>
          </w:tcPr>
          <w:p w:rsidR="001775DE" w:rsidRDefault="001775DE" w:rsidP="00A66F4E">
            <w:pPr>
              <w:pStyle w:val="Normal1"/>
              <w:jc w:val="both"/>
            </w:pPr>
            <w:r>
              <w:t>'1' if images A and B are taken by users who share a contact, '0' if it is determined that they share no contacts, or '.' if no determination can be made</w:t>
            </w:r>
          </w:p>
        </w:tc>
      </w:tr>
    </w:tbl>
    <w:p w:rsidR="001775DE" w:rsidRDefault="001775DE" w:rsidP="001775DE">
      <w:pPr>
        <w:pStyle w:val="Normal1"/>
        <w:jc w:val="both"/>
        <w:rPr>
          <w:rFonts w:ascii="Courier New" w:hAnsi="Courier New" w:cs="Courier New"/>
          <w:b/>
        </w:rPr>
      </w:pPr>
    </w:p>
    <w:p w:rsidR="001775DE" w:rsidRDefault="001775DE" w:rsidP="001775DE">
      <w:pPr>
        <w:pStyle w:val="Normal1"/>
        <w:jc w:val="both"/>
      </w:pPr>
    </w:p>
    <w:p w:rsidR="001775DE" w:rsidRDefault="001775DE" w:rsidP="001775DE">
      <w:pPr>
        <w:pStyle w:val="Heading2"/>
        <w:contextualSpacing w:val="0"/>
        <w:jc w:val="both"/>
      </w:pPr>
      <w:r>
        <w:t>Training vs. Testing data</w:t>
      </w:r>
    </w:p>
    <w:p w:rsidR="001775DE" w:rsidRDefault="001775DE" w:rsidP="001775DE">
      <w:pPr>
        <w:pStyle w:val="Normal1"/>
        <w:jc w:val="both"/>
      </w:pPr>
      <w:r>
        <w:t xml:space="preserve">For each round, the training data will be supplied as a set of tables described above. Testing data will be the same tables augmented with the test images in the Image Table (with empty </w:t>
      </w:r>
      <w:proofErr w:type="spellStart"/>
      <w:r>
        <w:t>label_vectors</w:t>
      </w:r>
      <w:proofErr w:type="spellEnd"/>
      <w:r>
        <w:t>); the other tables will be modified as appropriate to indicate connections to the training data.</w:t>
      </w:r>
    </w:p>
    <w:p w:rsidR="001775DE" w:rsidRDefault="001775DE" w:rsidP="001775DE">
      <w:pPr>
        <w:pStyle w:val="Normal1"/>
        <w:jc w:val="both"/>
      </w:pPr>
    </w:p>
    <w:p w:rsidR="001775DE" w:rsidRPr="00C06B6E" w:rsidRDefault="001775DE" w:rsidP="001775DE">
      <w:pPr>
        <w:pStyle w:val="Heading2"/>
        <w:contextualSpacing w:val="0"/>
        <w:jc w:val="both"/>
        <w:rPr>
          <w:sz w:val="32"/>
        </w:rPr>
      </w:pPr>
      <w:r>
        <w:rPr>
          <w:sz w:val="32"/>
        </w:rPr>
        <w:t>Test Input format</w:t>
      </w:r>
    </w:p>
    <w:p w:rsidR="001775DE" w:rsidRDefault="001775DE" w:rsidP="001775DE">
      <w:pPr>
        <w:pStyle w:val="Normal1"/>
        <w:jc w:val="both"/>
      </w:pPr>
      <w:r>
        <w:t xml:space="preserve">The test input will be an instance of the data tables, set as above for testing; test images may be detected by their empty </w:t>
      </w:r>
      <w:proofErr w:type="spellStart"/>
      <w:r>
        <w:t>label_vectors</w:t>
      </w:r>
      <w:proofErr w:type="spellEnd"/>
      <w:r>
        <w:t xml:space="preserve"> in the Image Table (those containing only -1 or -2 values).</w:t>
      </w:r>
    </w:p>
    <w:p w:rsidR="001775DE" w:rsidRDefault="001775DE" w:rsidP="001775DE">
      <w:pPr>
        <w:pStyle w:val="Normal1"/>
        <w:jc w:val="both"/>
      </w:pPr>
    </w:p>
    <w:p w:rsidR="001775DE" w:rsidRPr="00C06B6E" w:rsidRDefault="001775DE" w:rsidP="001775DE">
      <w:pPr>
        <w:pStyle w:val="Heading2"/>
        <w:contextualSpacing w:val="0"/>
        <w:jc w:val="both"/>
        <w:rPr>
          <w:sz w:val="32"/>
        </w:rPr>
      </w:pPr>
      <w:r>
        <w:rPr>
          <w:sz w:val="32"/>
        </w:rPr>
        <w:t>Test Output format</w:t>
      </w:r>
    </w:p>
    <w:p w:rsidR="001775DE" w:rsidRDefault="001775DE" w:rsidP="001775DE">
      <w:pPr>
        <w:pStyle w:val="Normal1"/>
        <w:jc w:val="both"/>
      </w:pPr>
      <w:r>
        <w:t xml:space="preserve">The output shall be a copy of the Image Table with the test image's </w:t>
      </w:r>
      <w:proofErr w:type="spellStart"/>
      <w:r>
        <w:t>label_vectors</w:t>
      </w:r>
      <w:proofErr w:type="spellEnd"/>
      <w:r>
        <w:t xml:space="preserve"> filled in (i.e. all values of -2 have been replaced with label likelihoods.)</w:t>
      </w:r>
    </w:p>
    <w:p w:rsidR="001775DE" w:rsidRDefault="001775DE" w:rsidP="001775DE">
      <w:pPr>
        <w:pStyle w:val="Normal1"/>
        <w:jc w:val="both"/>
      </w:pPr>
    </w:p>
    <w:p w:rsidR="001775DE" w:rsidRPr="001775DE" w:rsidRDefault="001775DE" w:rsidP="001775DE">
      <w:pPr>
        <w:pStyle w:val="Normal1"/>
      </w:pPr>
    </w:p>
    <w:p w:rsidR="00671AD3" w:rsidRDefault="004C6413" w:rsidP="00936191">
      <w:pPr>
        <w:pStyle w:val="Heading1"/>
        <w:contextualSpacing w:val="0"/>
        <w:jc w:val="both"/>
      </w:pPr>
      <w:bookmarkStart w:id="55" w:name="h.10ktcwu4xpd5" w:colFirst="0" w:colLast="0"/>
      <w:bookmarkStart w:id="56" w:name="h.wwefx8w2km3q" w:colFirst="0" w:colLast="0"/>
      <w:bookmarkStart w:id="57" w:name="h.b4npv3mcmcyk" w:colFirst="0" w:colLast="0"/>
      <w:bookmarkStart w:id="58" w:name="h.qo50m5lnyexr" w:colFirst="0" w:colLast="0"/>
      <w:bookmarkStart w:id="59" w:name="h.qym5523jrd3j" w:colFirst="0" w:colLast="0"/>
      <w:bookmarkEnd w:id="55"/>
      <w:bookmarkEnd w:id="56"/>
      <w:bookmarkEnd w:id="57"/>
      <w:bookmarkEnd w:id="58"/>
      <w:bookmarkEnd w:id="59"/>
      <w:commentRangeStart w:id="60"/>
      <w:r>
        <w:t>References</w:t>
      </w:r>
      <w:commentRangeEnd w:id="60"/>
      <w:r w:rsidR="00262A6B">
        <w:rPr>
          <w:rStyle w:val="CommentReference"/>
          <w:rFonts w:ascii="Arial" w:eastAsia="Arial" w:hAnsi="Arial" w:cs="Arial"/>
        </w:rPr>
        <w:commentReference w:id="60"/>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Hong, H. Li, Z. </w:t>
      </w:r>
      <w:proofErr w:type="spellStart"/>
      <w:r w:rsidRPr="00952109">
        <w:rPr>
          <w:rFonts w:eastAsia="Times New Roman"/>
          <w:szCs w:val="22"/>
        </w:rPr>
        <w:t>Luo</w:t>
      </w:r>
      <w:proofErr w:type="spellEnd"/>
      <w:r w:rsidRPr="00952109">
        <w:rPr>
          <w:rFonts w:eastAsia="Times New Roman"/>
          <w:szCs w:val="22"/>
        </w:rPr>
        <w:t xml:space="preserve">, Y.T. </w:t>
      </w:r>
      <w:proofErr w:type="spellStart"/>
      <w:r w:rsidRPr="00952109">
        <w:rPr>
          <w:rFonts w:eastAsia="Times New Roman"/>
          <w:szCs w:val="22"/>
        </w:rPr>
        <w:t>Zheng</w:t>
      </w:r>
      <w:proofErr w:type="spellEnd"/>
      <w:r w:rsidRPr="00952109">
        <w:rPr>
          <w:rFonts w:eastAsia="Times New Roman"/>
          <w:szCs w:val="22"/>
        </w:rPr>
        <w:t>: NUS-WIDE: A real-world web image database from the National University of Singapore, in CIVR (2009)</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 xml:space="preserve">[Huiskes2008] </w:t>
      </w:r>
      <w:proofErr w:type="spellStart"/>
      <w:r w:rsidRPr="00952109">
        <w:rPr>
          <w:rFonts w:eastAsia="Times New Roman"/>
          <w:szCs w:val="22"/>
        </w:rPr>
        <w:t>Huiskes</w:t>
      </w:r>
      <w:proofErr w:type="spellEnd"/>
      <w:r w:rsidRPr="00952109">
        <w:rPr>
          <w:rFonts w:eastAsia="Times New Roman"/>
          <w:szCs w:val="22"/>
        </w:rPr>
        <w:t xml:space="preserve">, M., Lew, M. The MIR </w:t>
      </w:r>
      <w:proofErr w:type="spellStart"/>
      <w:r w:rsidRPr="00952109">
        <w:rPr>
          <w:rFonts w:eastAsia="Times New Roman"/>
          <w:szCs w:val="22"/>
        </w:rPr>
        <w:t>Flickr</w:t>
      </w:r>
      <w:proofErr w:type="spellEnd"/>
      <w:r w:rsidRPr="00952109">
        <w:rPr>
          <w:rFonts w:eastAsia="Times New Roman"/>
          <w:szCs w:val="22"/>
        </w:rPr>
        <w:t xml:space="preserve"> retrieval evaluation. In: CIVR. (2008)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 xml:space="preserve">[Nowak2010] S. Nowak, M. </w:t>
      </w:r>
      <w:proofErr w:type="spellStart"/>
      <w:r w:rsidRPr="00952109">
        <w:rPr>
          <w:rFonts w:eastAsia="Times New Roman"/>
          <w:szCs w:val="22"/>
        </w:rPr>
        <w:t>Huiskes</w:t>
      </w:r>
      <w:proofErr w:type="spellEnd"/>
      <w:r w:rsidRPr="00952109">
        <w:rPr>
          <w:rFonts w:eastAsia="Times New Roman"/>
          <w:szCs w:val="22"/>
        </w:rPr>
        <w:t xml:space="preserve">. New strategies for image annotation: Overview of the photo annotation task at </w:t>
      </w:r>
      <w:proofErr w:type="spellStart"/>
      <w:r w:rsidRPr="00952109">
        <w:rPr>
          <w:rFonts w:eastAsia="Times New Roman"/>
          <w:szCs w:val="22"/>
        </w:rPr>
        <w:t>ImageCLEF</w:t>
      </w:r>
      <w:proofErr w:type="spellEnd"/>
      <w:r w:rsidRPr="00952109">
        <w:rPr>
          <w:rFonts w:eastAsia="Times New Roman"/>
          <w:szCs w:val="22"/>
        </w:rPr>
        <w:t xml:space="preserve"> 2010, in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proofErr w:type="spellStart"/>
      <w:r w:rsidRPr="00952109">
        <w:rPr>
          <w:rFonts w:eastAsia="Times New Roman"/>
          <w:szCs w:val="22"/>
        </w:rPr>
        <w:t>Denoyer</w:t>
      </w:r>
      <w:proofErr w:type="spellEnd"/>
      <w:r w:rsidRPr="00952109">
        <w:rPr>
          <w:rFonts w:eastAsia="Times New Roman"/>
          <w:szCs w:val="22"/>
        </w:rPr>
        <w:t xml:space="preserve">, L., </w:t>
      </w:r>
      <w:proofErr w:type="spellStart"/>
      <w:r w:rsidRPr="00952109">
        <w:rPr>
          <w:rFonts w:eastAsia="Times New Roman"/>
          <w:szCs w:val="22"/>
        </w:rPr>
        <w:t>Gallinari</w:t>
      </w:r>
      <w:proofErr w:type="spellEnd"/>
      <w:r w:rsidRPr="00952109">
        <w:rPr>
          <w:rFonts w:eastAsia="Times New Roman"/>
          <w:szCs w:val="22"/>
        </w:rPr>
        <w:t>, P.: A ranking based model for automatic image annotation in a social network. In: 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[Lindstaedt2008] </w:t>
      </w:r>
      <w:proofErr w:type="spellStart"/>
      <w:r w:rsidRPr="00952109">
        <w:rPr>
          <w:rFonts w:eastAsia="Times New Roman"/>
          <w:szCs w:val="22"/>
        </w:rPr>
        <w:t>Lindstaedt</w:t>
      </w:r>
      <w:proofErr w:type="spellEnd"/>
      <w:r w:rsidRPr="00952109">
        <w:rPr>
          <w:rFonts w:eastAsia="Times New Roman"/>
          <w:szCs w:val="22"/>
        </w:rPr>
        <w:t xml:space="preserve">, S., </w:t>
      </w:r>
      <w:proofErr w:type="spellStart"/>
      <w:r w:rsidRPr="00952109">
        <w:rPr>
          <w:rFonts w:eastAsia="Times New Roman"/>
          <w:szCs w:val="22"/>
        </w:rPr>
        <w:t>Pammer</w:t>
      </w:r>
      <w:proofErr w:type="spellEnd"/>
      <w:r w:rsidRPr="00952109">
        <w:rPr>
          <w:rFonts w:eastAsia="Times New Roman"/>
          <w:szCs w:val="22"/>
        </w:rPr>
        <w:t xml:space="preserve">, V., </w:t>
      </w:r>
      <w:proofErr w:type="spellStart"/>
      <w:r w:rsidR="00831F3A" w:rsidRPr="00831F3A">
        <w:rPr>
          <w:rFonts w:eastAsia="Times New Roman"/>
          <w:szCs w:val="22"/>
          <w:highlight w:val="yellow"/>
          <w:rPrChange w:id="61" w:author="Tom Dietterich" w:date="2015-06-11T16:36:00Z">
            <w:rPr>
              <w:rFonts w:eastAsia="Times New Roman"/>
              <w:szCs w:val="22"/>
            </w:rPr>
          </w:rPrChange>
        </w:rPr>
        <w:t>Morzinger</w:t>
      </w:r>
      <w:proofErr w:type="spellEnd"/>
      <w:r w:rsidRPr="00952109">
        <w:rPr>
          <w:rFonts w:eastAsia="Times New Roman"/>
          <w:szCs w:val="22"/>
        </w:rPr>
        <w:t xml:space="preserve">, R., Kern, R., </w:t>
      </w:r>
      <w:proofErr w:type="spellStart"/>
      <w:r w:rsidR="00831F3A" w:rsidRPr="00831F3A">
        <w:rPr>
          <w:rFonts w:eastAsia="Times New Roman"/>
          <w:szCs w:val="22"/>
          <w:highlight w:val="yellow"/>
          <w:rPrChange w:id="62" w:author="Tom Dietterich" w:date="2015-06-11T16:36:00Z">
            <w:rPr>
              <w:rFonts w:eastAsia="Times New Roman"/>
              <w:szCs w:val="22"/>
            </w:rPr>
          </w:rPrChange>
        </w:rPr>
        <w:t>Mulner</w:t>
      </w:r>
      <w:proofErr w:type="spellEnd"/>
      <w:r w:rsidRPr="00952109">
        <w:rPr>
          <w:rFonts w:eastAsia="Times New Roman"/>
          <w:szCs w:val="22"/>
        </w:rPr>
        <w:t>, H., Wagner, C.: Recommending tags for pictures based on text, visual content and user context. In: Internet and Web Applications and Services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proofErr w:type="spellStart"/>
      <w:r w:rsidR="00831F3A" w:rsidRPr="00831F3A">
        <w:rPr>
          <w:rFonts w:eastAsia="Times New Roman"/>
          <w:szCs w:val="22"/>
          <w:highlight w:val="yellow"/>
          <w:rPrChange w:id="63" w:author="Tom Dietterich" w:date="2015-06-11T16:36:00Z">
            <w:rPr>
              <w:rFonts w:eastAsia="Times New Roman"/>
              <w:szCs w:val="22"/>
            </w:rPr>
          </w:rPrChange>
        </w:rPr>
        <w:t>Sigurbjornsson</w:t>
      </w:r>
      <w:proofErr w:type="spellEnd"/>
      <w:r w:rsidRPr="00952109">
        <w:rPr>
          <w:rFonts w:eastAsia="Times New Roman"/>
          <w:szCs w:val="22"/>
        </w:rPr>
        <w:t xml:space="preserve">, B., van </w:t>
      </w:r>
      <w:proofErr w:type="spellStart"/>
      <w:r w:rsidRPr="00952109">
        <w:rPr>
          <w:rFonts w:eastAsia="Times New Roman"/>
          <w:szCs w:val="22"/>
        </w:rPr>
        <w:t>Zwol</w:t>
      </w:r>
      <w:proofErr w:type="spellEnd"/>
      <w:r w:rsidRPr="00952109">
        <w:rPr>
          <w:rFonts w:eastAsia="Times New Roman"/>
          <w:szCs w:val="22"/>
        </w:rPr>
        <w:t xml:space="preserve">, R.: </w:t>
      </w:r>
      <w:proofErr w:type="spellStart"/>
      <w:r w:rsidRPr="00952109">
        <w:rPr>
          <w:rFonts w:eastAsia="Times New Roman"/>
          <w:szCs w:val="22"/>
        </w:rPr>
        <w:t>Flickr</w:t>
      </w:r>
      <w:proofErr w:type="spellEnd"/>
      <w:r w:rsidRPr="00952109">
        <w:rPr>
          <w:rFonts w:eastAsia="Times New Roman"/>
          <w:szCs w:val="22"/>
        </w:rPr>
        <w:t xml:space="preserve"> tag recommendation based on collective knowledge, in WWW, 2008. </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[Sawant2010] </w:t>
      </w:r>
      <w:proofErr w:type="spellStart"/>
      <w:r w:rsidRPr="00952109">
        <w:rPr>
          <w:rFonts w:eastAsia="Times New Roman"/>
          <w:szCs w:val="22"/>
        </w:rPr>
        <w:t>Sawant</w:t>
      </w:r>
      <w:proofErr w:type="spellEnd"/>
      <w:r w:rsidRPr="00952109">
        <w:rPr>
          <w:rFonts w:eastAsia="Times New Roman"/>
          <w:szCs w:val="22"/>
        </w:rPr>
        <w:t xml:space="preserve">, N., </w:t>
      </w:r>
      <w:proofErr w:type="spellStart"/>
      <w:r w:rsidRPr="00952109">
        <w:rPr>
          <w:rFonts w:eastAsia="Times New Roman"/>
          <w:szCs w:val="22"/>
        </w:rPr>
        <w:t>Datta</w:t>
      </w:r>
      <w:proofErr w:type="spellEnd"/>
      <w:r w:rsidRPr="00952109">
        <w:rPr>
          <w:rFonts w:eastAsia="Times New Roman"/>
          <w:szCs w:val="22"/>
        </w:rPr>
        <w:t>, R., Li, J., Wang, J.: Quest for relevant tags using local interaction networks and visual content. In: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[Stone2008] Stone, Z., </w:t>
      </w:r>
      <w:proofErr w:type="spellStart"/>
      <w:r w:rsidRPr="00952109">
        <w:rPr>
          <w:rFonts w:eastAsia="Times New Roman"/>
          <w:szCs w:val="22"/>
        </w:rPr>
        <w:t>Zickler</w:t>
      </w:r>
      <w:proofErr w:type="spellEnd"/>
      <w:r w:rsidRPr="00952109">
        <w:rPr>
          <w:rFonts w:eastAsia="Times New Roman"/>
          <w:szCs w:val="22"/>
        </w:rPr>
        <w:t xml:space="preserve">, T., Darrell, T.: </w:t>
      </w:r>
      <w:proofErr w:type="spellStart"/>
      <w:r w:rsidRPr="00952109">
        <w:rPr>
          <w:rFonts w:eastAsia="Times New Roman"/>
          <w:szCs w:val="22"/>
        </w:rPr>
        <w:t>Autotagging</w:t>
      </w:r>
      <w:proofErr w:type="spellEnd"/>
      <w:r w:rsidRPr="00952109">
        <w:rPr>
          <w:rFonts w:eastAsia="Times New Roman"/>
          <w:szCs w:val="22"/>
        </w:rPr>
        <w:t xml:space="preserve"> </w:t>
      </w:r>
      <w:proofErr w:type="spellStart"/>
      <w:r w:rsidRPr="00952109">
        <w:rPr>
          <w:rFonts w:eastAsia="Times New Roman"/>
          <w:szCs w:val="22"/>
        </w:rPr>
        <w:t>Facebook</w:t>
      </w:r>
      <w:proofErr w:type="spellEnd"/>
      <w:r w:rsidRPr="00952109">
        <w:rPr>
          <w:rFonts w:eastAsia="Times New Roman"/>
          <w:szCs w:val="22"/>
        </w:rPr>
        <w:t>: Social network context improves photo annotation. In: CVPR Workshop on Internet Vision. (2008)</w:t>
      </w:r>
    </w:p>
    <w:p w:rsidR="0027499F" w:rsidRPr="009F6024" w:rsidRDefault="00952109" w:rsidP="00936191">
      <w:pPr>
        <w:pStyle w:val="ListParagraph"/>
        <w:numPr>
          <w:ilvl w:val="0"/>
          <w:numId w:val="5"/>
        </w:numPr>
        <w:jc w:val="both"/>
        <w:rPr>
          <w:rFonts w:ascii="Arial" w:hAnsi="Arial" w:cs="Arial"/>
        </w:rPr>
      </w:pPr>
      <w:r w:rsidRPr="00952109">
        <w:rPr>
          <w:rFonts w:ascii="Arial" w:hAnsi="Arial" w:cs="Arial"/>
        </w:rPr>
        <w:t xml:space="preserve">[Kumar2006] S. Kumar and M. </w:t>
      </w:r>
      <w:proofErr w:type="spellStart"/>
      <w:r w:rsidRPr="00952109">
        <w:rPr>
          <w:rFonts w:ascii="Arial" w:hAnsi="Arial" w:cs="Arial"/>
        </w:rPr>
        <w:t>Hebet</w:t>
      </w:r>
      <w:proofErr w:type="spellEnd"/>
      <w:r w:rsidRPr="00952109">
        <w:rPr>
          <w:rFonts w:ascii="Arial" w:hAnsi="Arial" w:cs="Arial"/>
        </w:rPr>
        <w:t>, “Discriminative Random fields,” IJCV, 2006</w:t>
      </w:r>
    </w:p>
    <w:p w:rsidR="00671AD3" w:rsidRDefault="00671AD3" w:rsidP="00936191">
      <w:pPr>
        <w:pStyle w:val="Normal1"/>
        <w:jc w:val="both"/>
      </w:pPr>
    </w:p>
    <w:sectPr w:rsidR="00671AD3" w:rsidSect="00671AD3">
      <w:pgSz w:w="12240" w:h="15840"/>
      <w:pgMar w:top="1440" w:right="1440" w:bottom="1440" w:left="1440" w:header="720" w:footer="720"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6" w:author="Roddy Collins" w:date="2015-06-11T16:51:00Z" w:initials="RGC">
    <w:p w:rsidR="005B6600" w:rsidRDefault="005B6600">
      <w:pPr>
        <w:pStyle w:val="CommentText"/>
      </w:pPr>
      <w:r>
        <w:rPr>
          <w:rStyle w:val="CommentReference"/>
        </w:rPr>
        <w:annotationRef/>
      </w:r>
      <w:r>
        <w:t>Tom, my apologies as a Word novice-- is math mode distinct from entering these values as equations, as is the case elsewhere in this section?  Or have you already converted these variables?</w:t>
      </w:r>
    </w:p>
    <w:p w:rsidR="00E673CD" w:rsidRDefault="00E673CD">
      <w:pPr>
        <w:pStyle w:val="CommentText"/>
      </w:pPr>
    </w:p>
    <w:p w:rsidR="00E673CD" w:rsidRDefault="00E673CD">
      <w:pPr>
        <w:pStyle w:val="CommentText"/>
      </w:pPr>
      <w:r>
        <w:t>TGD: Alt-= is math mode; same as what you are doing with the equations.</w:t>
      </w:r>
    </w:p>
  </w:comment>
  <w:comment w:id="27" w:author="Tom Dietterich" w:date="2015-06-11T16:53:00Z" w:initials="TGD">
    <w:p w:rsidR="00ED7FAA" w:rsidRDefault="00ED7FAA">
      <w:pPr>
        <w:pStyle w:val="CommentText"/>
      </w:pPr>
      <w:r>
        <w:rPr>
          <w:rStyle w:val="CommentReference"/>
        </w:rPr>
        <w:annotationRef/>
      </w:r>
      <w:r>
        <w:t xml:space="preserve">As I indicated in email, this seems weird. </w:t>
      </w:r>
      <m:oMath>
        <m:r>
          <w:rPr>
            <w:rFonts w:ascii="Cambria Math" w:hAnsi="Cambria Math"/>
          </w:rPr>
          <m:t>σ</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u</m:t>
                </m:r>
              </m:sup>
            </m:sSup>
          </m:num>
          <m:den>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m:t>
            </m:r>
          </m:den>
        </m:f>
      </m:oMath>
      <w:r>
        <w:t xml:space="preserve"> which is </w:t>
      </w:r>
      <m:oMath>
        <m:f>
          <m:fPr>
            <m:ctrlPr>
              <w:rPr>
                <w:rFonts w:ascii="Cambria Math" w:hAnsi="Cambria Math"/>
                <w:i/>
              </w:rPr>
            </m:ctrlPr>
          </m:fPr>
          <m:num>
            <m:r>
              <w:rPr>
                <w:rFonts w:ascii="Cambria Math" w:hAnsi="Cambria Math"/>
              </w:rPr>
              <m:t>1</m:t>
            </m:r>
          </m:num>
          <m:den>
            <m:r>
              <w:rPr>
                <w:rFonts w:ascii="Cambria Math" w:hAnsi="Cambria Math"/>
              </w:rPr>
              <m:t>Z</m:t>
            </m:r>
          </m:den>
        </m:f>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So the </w:t>
      </w:r>
      <m:oMath>
        <m:r>
          <w:rPr>
            <w:rFonts w:ascii="Cambria Math" w:hAnsi="Cambria Math"/>
          </w:rPr>
          <m:t>Z</m:t>
        </m:r>
      </m:oMath>
      <w:r>
        <w:t xml:space="preserve"> can be absorbed into the overall normalizer, and we can just use </w:t>
      </w:r>
      <m:oMath>
        <m:r>
          <w:rPr>
            <w:rFonts w:ascii="Cambria Math" w:hAnsi="Cambria Math"/>
          </w:rPr>
          <m:t>u=</m:t>
        </m:r>
        <m:sSup>
          <m:sSupPr>
            <m:ctrlPr>
              <w:rPr>
                <w:rFonts w:ascii="Cambria Math" w:hAnsi="Cambria Math"/>
                <w:i/>
              </w:rPr>
            </m:ctrlPr>
          </m:sSupPr>
          <m:e>
            <m:r>
              <w:rPr>
                <w:rFonts w:ascii="Cambria Math" w:hAnsi="Cambria Math"/>
              </w:rPr>
              <m:t>w</m:t>
            </m:r>
          </m:e>
          <m:sup>
            <m:r>
              <w:rPr>
                <w:rFonts w:ascii="Cambria Math" w:hAnsi="Cambria Math"/>
              </w:rPr>
              <m:t>⊤</m:t>
            </m:r>
          </m:sup>
        </m:sSup>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r>
              <w:rPr>
                <w:rFonts w:ascii="Cambria Math" w:hAnsi="Cambria Math"/>
              </w:rPr>
              <m:t>x</m:t>
            </m:r>
          </m:e>
        </m:d>
      </m:oMath>
      <w:r>
        <w:t>.</w:t>
      </w:r>
    </w:p>
  </w:comment>
  <w:comment w:id="32" w:author="Tom Dietterich" w:date="2015-05-28T10:47:00Z" w:initials="TGD">
    <w:p w:rsidR="005B6600" w:rsidRDefault="005B6600" w:rsidP="00D13D7C">
      <w:pPr>
        <w:pStyle w:val="CommentText"/>
      </w:pPr>
      <w:r>
        <w:rPr>
          <w:rStyle w:val="CommentReference"/>
        </w:rPr>
        <w:annotationRef/>
      </w:r>
      <w:r>
        <w:t>Because the entire set of images forms a graph, how do you propose to select the training vs. test instances? For example, will you construct a min-cost cut of the graph to try to minimize the links between training and test images, or will you just choose nodes at random? If there are links between training and test images, will they be provided?</w:t>
      </w:r>
    </w:p>
  </w:comment>
  <w:comment w:id="33" w:author="Roddy Collins" w:date="2015-05-28T10:51:00Z" w:initials="RGC">
    <w:p w:rsidR="005B6600" w:rsidRDefault="005B6600">
      <w:pPr>
        <w:pStyle w:val="CommentText"/>
      </w:pPr>
      <w:r>
        <w:rPr>
          <w:rStyle w:val="CommentReference"/>
        </w:rPr>
        <w:annotationRef/>
      </w:r>
      <w:r>
        <w:t xml:space="preserve">Tom-- these are excellent questions which we're still working on. </w:t>
      </w:r>
      <w:proofErr w:type="spellStart"/>
      <w:r>
        <w:t>Eran</w:t>
      </w:r>
      <w:proofErr w:type="spellEnd"/>
      <w:r>
        <w:t xml:space="preserve"> is consulting with some other folks here who have CRF experience. My hope is that by separating out "structures" as a "round 2 concept", we'll have a natural progression in the data from Round 1 to Round 2. Anthony suggested using the EXIF timestamps to drive a test/train split, with the idea that this would provide a natural partition of the comments and other metadata. I'm still investigating the extent to which that holds.</w:t>
      </w:r>
    </w:p>
    <w:p w:rsidR="005B6600" w:rsidRDefault="005B6600">
      <w:pPr>
        <w:pStyle w:val="CommentText"/>
      </w:pPr>
    </w:p>
    <w:p w:rsidR="005B6600" w:rsidRDefault="005B6600">
      <w:pPr>
        <w:pStyle w:val="CommentText"/>
      </w:pPr>
      <w:r>
        <w:t>If there are additional measures I could compute on the data which would help resolve this, please let me know!</w:t>
      </w:r>
    </w:p>
    <w:p w:rsidR="005B6600" w:rsidRDefault="005B6600">
      <w:pPr>
        <w:pStyle w:val="CommentText"/>
      </w:pPr>
    </w:p>
    <w:p w:rsidR="005B6600" w:rsidRPr="009436C3" w:rsidRDefault="005B6600">
      <w:pPr>
        <w:pStyle w:val="CommentText"/>
        <w:rPr>
          <w:b/>
        </w:rPr>
      </w:pPr>
      <w:r w:rsidRPr="009436C3">
        <w:rPr>
          <w:b/>
        </w:rPr>
        <w:t>Tom: I like the time stamp idea.</w:t>
      </w:r>
    </w:p>
  </w:comment>
  <w:comment w:id="34" w:author="Tom Dietterich" w:date="2015-05-28T10:53:00Z" w:initials="TGD">
    <w:p w:rsidR="005B6600" w:rsidRDefault="005B6600">
      <w:pPr>
        <w:pStyle w:val="CommentText"/>
      </w:pPr>
      <w:r>
        <w:rPr>
          <w:rStyle w:val="CommentReference"/>
        </w:rPr>
        <w:annotationRef/>
      </w:r>
      <w:r>
        <w:t>Is the rationale for this that “structures” is the most common label? [Note that it is clipped in the image in Fig 1.]</w:t>
      </w:r>
    </w:p>
  </w:comment>
  <w:comment w:id="35" w:author="Roddy Collins" w:date="2015-06-11T17:19:00Z" w:initials="RGC">
    <w:p w:rsidR="00671E46" w:rsidRDefault="00671E46">
      <w:pPr>
        <w:pStyle w:val="CommentText"/>
      </w:pPr>
      <w:r>
        <w:rPr>
          <w:rStyle w:val="CommentReference"/>
        </w:rPr>
        <w:annotationRef/>
      </w:r>
      <w:r>
        <w:t>Essentially, yes, that's the rationale. I'll correct the clipping.</w:t>
      </w:r>
    </w:p>
  </w:comment>
  <w:comment w:id="52" w:author="Tom Dietterich" w:date="2015-05-28T10:54:00Z" w:initials="TGD">
    <w:p w:rsidR="005B6600" w:rsidRDefault="005B6600">
      <w:pPr>
        <w:pStyle w:val="CommentText"/>
      </w:pPr>
      <w:r>
        <w:rPr>
          <w:rStyle w:val="CommentReference"/>
        </w:rPr>
        <w:annotationRef/>
      </w:r>
      <w:r>
        <w:t xml:space="preserve">This needs to be made much more precise. Are these comma-separated values? tab separated? space separated? How will missing values be indicated? </w:t>
      </w:r>
    </w:p>
  </w:comment>
  <w:comment w:id="60" w:author="Tom Dietterich" w:date="2015-06-11T16:36:00Z" w:initials="TGD">
    <w:p w:rsidR="00262A6B" w:rsidRDefault="00262A6B">
      <w:pPr>
        <w:pStyle w:val="CommentText"/>
      </w:pPr>
      <w:r>
        <w:rPr>
          <w:rStyle w:val="CommentReference"/>
        </w:rPr>
        <w:annotationRef/>
      </w:r>
      <w:r>
        <w:t>I’m seeing some “box” characters here because of missing fonts. I’ve highlighted them below.</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7"/>
  </w:num>
  <w:num w:numId="5">
    <w:abstractNumId w:val="8"/>
  </w:num>
  <w:num w:numId="6">
    <w:abstractNumId w:val="9"/>
  </w:num>
  <w:num w:numId="7">
    <w:abstractNumId w:val="2"/>
  </w:num>
  <w:num w:numId="8">
    <w:abstractNumId w:val="10"/>
  </w:num>
  <w:num w:numId="9">
    <w:abstractNumId w:val="5"/>
  </w:num>
  <w:num w:numId="10">
    <w:abstractNumId w:val="0"/>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trackRevisions/>
  <w:defaultTabStop w:val="720"/>
  <w:characterSpacingControl w:val="doNotCompress"/>
  <w:compat/>
  <w:rsids>
    <w:rsidRoot w:val="00671AD3"/>
    <w:rsid w:val="000459EE"/>
    <w:rsid w:val="00091918"/>
    <w:rsid w:val="00096149"/>
    <w:rsid w:val="000D45A7"/>
    <w:rsid w:val="000F6138"/>
    <w:rsid w:val="00112818"/>
    <w:rsid w:val="00120F6F"/>
    <w:rsid w:val="001775DE"/>
    <w:rsid w:val="001E0FFC"/>
    <w:rsid w:val="00231EB5"/>
    <w:rsid w:val="00262A6B"/>
    <w:rsid w:val="0027499F"/>
    <w:rsid w:val="00297100"/>
    <w:rsid w:val="00297651"/>
    <w:rsid w:val="002B4E9A"/>
    <w:rsid w:val="002D5912"/>
    <w:rsid w:val="00322E58"/>
    <w:rsid w:val="003647F8"/>
    <w:rsid w:val="003877ED"/>
    <w:rsid w:val="003B6ACB"/>
    <w:rsid w:val="0040271E"/>
    <w:rsid w:val="00405A69"/>
    <w:rsid w:val="00416179"/>
    <w:rsid w:val="00416ACC"/>
    <w:rsid w:val="00424242"/>
    <w:rsid w:val="004958C5"/>
    <w:rsid w:val="004A1A7D"/>
    <w:rsid w:val="004B75C9"/>
    <w:rsid w:val="004C04C7"/>
    <w:rsid w:val="004C0F40"/>
    <w:rsid w:val="004C3315"/>
    <w:rsid w:val="004C6413"/>
    <w:rsid w:val="004F13F2"/>
    <w:rsid w:val="00501149"/>
    <w:rsid w:val="00535485"/>
    <w:rsid w:val="00556947"/>
    <w:rsid w:val="00566EFB"/>
    <w:rsid w:val="005B6600"/>
    <w:rsid w:val="00606BDB"/>
    <w:rsid w:val="00671AD3"/>
    <w:rsid w:val="00671E46"/>
    <w:rsid w:val="006872F6"/>
    <w:rsid w:val="00701089"/>
    <w:rsid w:val="00720BFB"/>
    <w:rsid w:val="0075689C"/>
    <w:rsid w:val="007600A1"/>
    <w:rsid w:val="007640F9"/>
    <w:rsid w:val="00794394"/>
    <w:rsid w:val="007A46DA"/>
    <w:rsid w:val="007A61B7"/>
    <w:rsid w:val="007B18C3"/>
    <w:rsid w:val="007B2F76"/>
    <w:rsid w:val="007D133E"/>
    <w:rsid w:val="00831CB6"/>
    <w:rsid w:val="00831F3A"/>
    <w:rsid w:val="00833968"/>
    <w:rsid w:val="008A166F"/>
    <w:rsid w:val="00906A13"/>
    <w:rsid w:val="00917DA5"/>
    <w:rsid w:val="00936191"/>
    <w:rsid w:val="009436C3"/>
    <w:rsid w:val="009470E6"/>
    <w:rsid w:val="00952109"/>
    <w:rsid w:val="00957558"/>
    <w:rsid w:val="009F49C6"/>
    <w:rsid w:val="009F6024"/>
    <w:rsid w:val="00A0556E"/>
    <w:rsid w:val="00A1300E"/>
    <w:rsid w:val="00A269A1"/>
    <w:rsid w:val="00A5078C"/>
    <w:rsid w:val="00A61B36"/>
    <w:rsid w:val="00A62CC0"/>
    <w:rsid w:val="00A8028E"/>
    <w:rsid w:val="00A873FA"/>
    <w:rsid w:val="00AA63B6"/>
    <w:rsid w:val="00B10407"/>
    <w:rsid w:val="00B14E43"/>
    <w:rsid w:val="00B30142"/>
    <w:rsid w:val="00B46A9E"/>
    <w:rsid w:val="00B55BBE"/>
    <w:rsid w:val="00B850D2"/>
    <w:rsid w:val="00BA02A4"/>
    <w:rsid w:val="00BD7746"/>
    <w:rsid w:val="00BF0D80"/>
    <w:rsid w:val="00BF17D4"/>
    <w:rsid w:val="00BF3A1A"/>
    <w:rsid w:val="00C07E0E"/>
    <w:rsid w:val="00C26A0D"/>
    <w:rsid w:val="00C579E5"/>
    <w:rsid w:val="00C632E0"/>
    <w:rsid w:val="00C81D75"/>
    <w:rsid w:val="00CC48FB"/>
    <w:rsid w:val="00CD1C11"/>
    <w:rsid w:val="00CF51F2"/>
    <w:rsid w:val="00D13D7C"/>
    <w:rsid w:val="00D17526"/>
    <w:rsid w:val="00D54855"/>
    <w:rsid w:val="00D866B0"/>
    <w:rsid w:val="00D90A7A"/>
    <w:rsid w:val="00DC449D"/>
    <w:rsid w:val="00DC4CB6"/>
    <w:rsid w:val="00DE3386"/>
    <w:rsid w:val="00DF5557"/>
    <w:rsid w:val="00E44312"/>
    <w:rsid w:val="00E5412F"/>
    <w:rsid w:val="00E673CD"/>
    <w:rsid w:val="00E86F17"/>
    <w:rsid w:val="00E9299C"/>
    <w:rsid w:val="00E93B70"/>
    <w:rsid w:val="00EA09F5"/>
    <w:rsid w:val="00EA0A26"/>
    <w:rsid w:val="00EB369F"/>
    <w:rsid w:val="00EB5F96"/>
    <w:rsid w:val="00ED4F41"/>
    <w:rsid w:val="00ED7FAA"/>
    <w:rsid w:val="00F20811"/>
    <w:rsid w:val="00F20B68"/>
    <w:rsid w:val="00F27AA1"/>
    <w:rsid w:val="00F3104B"/>
    <w:rsid w:val="00F63106"/>
    <w:rsid w:val="00F84A5B"/>
    <w:rsid w:val="00FB3CBE"/>
    <w:rsid w:val="00FD7AFB"/>
    <w:rsid w:val="00FE2C7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0DF75C-709A-4452-BB0E-4938060A5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12</Pages>
  <Words>3619</Words>
  <Characters>20633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24204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Roddy Collins</cp:lastModifiedBy>
  <cp:revision>11</cp:revision>
  <cp:lastPrinted>2015-05-26T15:10:00Z</cp:lastPrinted>
  <dcterms:created xsi:type="dcterms:W3CDTF">2015-05-28T17:55:00Z</dcterms:created>
  <dcterms:modified xsi:type="dcterms:W3CDTF">2015-06-12T21:45:00Z</dcterms:modified>
</cp:coreProperties>
</file>